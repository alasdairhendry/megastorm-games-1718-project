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66638638"/>
        <w:docPartObj>
          <w:docPartGallery w:val="Cover Pages"/>
          <w:docPartUnique/>
        </w:docPartObj>
      </w:sdtPr>
      <w:sdtContent>
        <w:p w14:paraId="03D9D3EA" w14:textId="77777777" w:rsidR="00D77DA1" w:rsidRDefault="00D77DA1">
          <w:r>
            <w:rPr>
              <w:noProof/>
              <w:lang w:eastAsia="en-GB"/>
            </w:rPr>
            <mc:AlternateContent>
              <mc:Choice Requires="wpg">
                <w:drawing>
                  <wp:anchor distT="0" distB="0" distL="114300" distR="114300" simplePos="0" relativeHeight="251662336" behindDoc="0" locked="0" layoutInCell="1" allowOverlap="1" wp14:anchorId="0A81FB73" wp14:editId="37981DB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992CB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0f6f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14:anchorId="61B95630" wp14:editId="1E2C65A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D12DF3B" w14:textId="77777777" w:rsidR="0021530B" w:rsidRDefault="0021530B">
                                    <w:pPr>
                                      <w:pStyle w:val="NoSpacing"/>
                                      <w:jc w:val="right"/>
                                      <w:rPr>
                                        <w:color w:val="595959" w:themeColor="text1" w:themeTint="A6"/>
                                        <w:sz w:val="28"/>
                                        <w:szCs w:val="28"/>
                                      </w:rPr>
                                    </w:pPr>
                                    <w:r>
                                      <w:rPr>
                                        <w:color w:val="595959" w:themeColor="text1" w:themeTint="A6"/>
                                        <w:sz w:val="28"/>
                                        <w:szCs w:val="28"/>
                                      </w:rPr>
                                      <w:t>MegaStorm Games</w:t>
                                    </w:r>
                                  </w:p>
                                </w:sdtContent>
                              </w:sdt>
                              <w:p w14:paraId="180AC176" w14:textId="77777777" w:rsidR="0021530B" w:rsidRDefault="0021530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Ross McDade &amp; Alasdair Hendry</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1B9563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D12DF3B" w14:textId="77777777" w:rsidR="0021530B" w:rsidRDefault="0021530B">
                              <w:pPr>
                                <w:pStyle w:val="NoSpacing"/>
                                <w:jc w:val="right"/>
                                <w:rPr>
                                  <w:color w:val="595959" w:themeColor="text1" w:themeTint="A6"/>
                                  <w:sz w:val="28"/>
                                  <w:szCs w:val="28"/>
                                </w:rPr>
                              </w:pPr>
                              <w:r>
                                <w:rPr>
                                  <w:color w:val="595959" w:themeColor="text1" w:themeTint="A6"/>
                                  <w:sz w:val="28"/>
                                  <w:szCs w:val="28"/>
                                </w:rPr>
                                <w:t>MegaStorm Games</w:t>
                              </w:r>
                            </w:p>
                          </w:sdtContent>
                        </w:sdt>
                        <w:p w14:paraId="180AC176" w14:textId="77777777" w:rsidR="0021530B" w:rsidRDefault="0021530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Ross McDade &amp; Alasdair Hendry</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14:anchorId="28456974" wp14:editId="09EB452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BF69297" w14:textId="77777777" w:rsidR="0021530B" w:rsidRDefault="0021530B">
                                    <w:pPr>
                                      <w:pStyle w:val="NoSpacing"/>
                                      <w:jc w:val="right"/>
                                      <w:rPr>
                                        <w:color w:val="595959" w:themeColor="text1" w:themeTint="A6"/>
                                      </w:rPr>
                                    </w:pPr>
                                    <w:r>
                                      <w:rPr>
                                        <w:color w:val="595959" w:themeColor="text1" w:themeTint="A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8456974"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BF69297" w14:textId="77777777" w:rsidR="0021530B" w:rsidRDefault="0021530B">
                              <w:pPr>
                                <w:pStyle w:val="NoSpacing"/>
                                <w:jc w:val="right"/>
                                <w:rPr>
                                  <w:color w:val="595959" w:themeColor="text1" w:themeTint="A6"/>
                                </w:rPr>
                              </w:pPr>
                              <w:r>
                                <w:rPr>
                                  <w:color w:val="595959" w:themeColor="text1" w:themeTint="A6"/>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21C9DED6" wp14:editId="58768B8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F096A9" w14:textId="77777777" w:rsidR="0021530B" w:rsidRDefault="0021530B" w:rsidP="007B5257">
                                <w:pPr>
                                  <w:rPr>
                                    <w:color w:val="0F6FC6" w:themeColor="accent1"/>
                                    <w:sz w:val="64"/>
                                    <w:szCs w:val="64"/>
                                  </w:rPr>
                                </w:pPr>
                                <w:r>
                                  <w:rPr>
                                    <w:color w:val="0F6FC6" w:themeColor="accent1"/>
                                    <w:sz w:val="64"/>
                                    <w:szCs w:val="64"/>
                                  </w:rPr>
                                  <w:t>Micro Mayhem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DD0AB3B" w14:textId="77777777" w:rsidR="0021530B" w:rsidRDefault="0021530B">
                                    <w:pPr>
                                      <w:jc w:val="right"/>
                                      <w:rPr>
                                        <w:smallCaps/>
                                        <w:color w:val="404040" w:themeColor="text1" w:themeTint="BF"/>
                                        <w:sz w:val="36"/>
                                        <w:szCs w:val="36"/>
                                      </w:rPr>
                                    </w:pPr>
                                    <w:r>
                                      <w:rPr>
                                        <w:color w:val="404040" w:themeColor="text1" w:themeTint="BF"/>
                                        <w:sz w:val="36"/>
                                        <w:szCs w:val="36"/>
                                      </w:rPr>
                                      <w:t>Games Design Document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C9DED6"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59F096A9" w14:textId="77777777" w:rsidR="0021530B" w:rsidRDefault="0021530B" w:rsidP="007B5257">
                          <w:pPr>
                            <w:rPr>
                              <w:color w:val="0F6FC6" w:themeColor="accent1"/>
                              <w:sz w:val="64"/>
                              <w:szCs w:val="64"/>
                            </w:rPr>
                          </w:pPr>
                          <w:r>
                            <w:rPr>
                              <w:color w:val="0F6FC6" w:themeColor="accent1"/>
                              <w:sz w:val="64"/>
                              <w:szCs w:val="64"/>
                            </w:rPr>
                            <w:t>Micro Mayhem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DD0AB3B" w14:textId="77777777" w:rsidR="0021530B" w:rsidRDefault="0021530B">
                              <w:pPr>
                                <w:jc w:val="right"/>
                                <w:rPr>
                                  <w:smallCaps/>
                                  <w:color w:val="404040" w:themeColor="text1" w:themeTint="BF"/>
                                  <w:sz w:val="36"/>
                                  <w:szCs w:val="36"/>
                                </w:rPr>
                              </w:pPr>
                              <w:r>
                                <w:rPr>
                                  <w:color w:val="404040" w:themeColor="text1" w:themeTint="BF"/>
                                  <w:sz w:val="36"/>
                                  <w:szCs w:val="36"/>
                                </w:rPr>
                                <w:t>Games Design Document</w:t>
                              </w:r>
                            </w:p>
                          </w:sdtContent>
                        </w:sdt>
                      </w:txbxContent>
                    </v:textbox>
                    <w10:wrap type="square" anchorx="page" anchory="page"/>
                  </v:shape>
                </w:pict>
              </mc:Fallback>
            </mc:AlternateContent>
          </w:r>
        </w:p>
        <w:p w14:paraId="56A35DB2" w14:textId="77777777" w:rsidR="00D77DA1" w:rsidRDefault="00D77DA1">
          <w:r>
            <w:br w:type="page"/>
          </w:r>
        </w:p>
      </w:sdtContent>
    </w:sdt>
    <w:sdt>
      <w:sdtPr>
        <w:rPr>
          <w:caps w:val="0"/>
          <w:color w:val="auto"/>
          <w:spacing w:val="0"/>
          <w:sz w:val="20"/>
          <w:szCs w:val="20"/>
        </w:rPr>
        <w:id w:val="-180905258"/>
        <w:docPartObj>
          <w:docPartGallery w:val="Table of Contents"/>
          <w:docPartUnique/>
        </w:docPartObj>
      </w:sdtPr>
      <w:sdtEndPr>
        <w:rPr>
          <w:b/>
          <w:bCs/>
          <w:noProof/>
        </w:rPr>
      </w:sdtEndPr>
      <w:sdtContent>
        <w:p w14:paraId="544E5D84" w14:textId="77777777" w:rsidR="00D77DA1" w:rsidRDefault="00D77DA1">
          <w:pPr>
            <w:pStyle w:val="TOCHeading"/>
          </w:pPr>
          <w:r>
            <w:t>Table of Contents</w:t>
          </w:r>
        </w:p>
        <w:p w14:paraId="5D66615A" w14:textId="77777777" w:rsidR="00CD2D6D" w:rsidRDefault="00D77DA1">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497823381" w:history="1">
            <w:r w:rsidR="00CD2D6D" w:rsidRPr="00C4064C">
              <w:rPr>
                <w:rStyle w:val="Hyperlink"/>
                <w:noProof/>
              </w:rPr>
              <w:t>Game Overview</w:t>
            </w:r>
            <w:r w:rsidR="00CD2D6D">
              <w:rPr>
                <w:noProof/>
                <w:webHidden/>
              </w:rPr>
              <w:tab/>
            </w:r>
            <w:r w:rsidR="00CD2D6D">
              <w:rPr>
                <w:noProof/>
                <w:webHidden/>
              </w:rPr>
              <w:fldChar w:fldCharType="begin"/>
            </w:r>
            <w:r w:rsidR="00CD2D6D">
              <w:rPr>
                <w:noProof/>
                <w:webHidden/>
              </w:rPr>
              <w:instrText xml:space="preserve"> PAGEREF _Toc497823381 \h </w:instrText>
            </w:r>
            <w:r w:rsidR="00CD2D6D">
              <w:rPr>
                <w:noProof/>
                <w:webHidden/>
              </w:rPr>
            </w:r>
            <w:r w:rsidR="00CD2D6D">
              <w:rPr>
                <w:noProof/>
                <w:webHidden/>
              </w:rPr>
              <w:fldChar w:fldCharType="separate"/>
            </w:r>
            <w:r w:rsidR="00CD2D6D">
              <w:rPr>
                <w:noProof/>
                <w:webHidden/>
              </w:rPr>
              <w:t>2</w:t>
            </w:r>
            <w:r w:rsidR="00CD2D6D">
              <w:rPr>
                <w:noProof/>
                <w:webHidden/>
              </w:rPr>
              <w:fldChar w:fldCharType="end"/>
            </w:r>
          </w:hyperlink>
        </w:p>
        <w:p w14:paraId="3BB18FB7" w14:textId="77777777" w:rsidR="00CD2D6D" w:rsidRDefault="0021530B">
          <w:pPr>
            <w:pStyle w:val="TOC2"/>
            <w:tabs>
              <w:tab w:val="right" w:leader="dot" w:pos="9016"/>
            </w:tabs>
            <w:rPr>
              <w:noProof/>
              <w:sz w:val="22"/>
              <w:szCs w:val="22"/>
              <w:lang w:eastAsia="en-GB"/>
            </w:rPr>
          </w:pPr>
          <w:hyperlink w:anchor="_Toc497823382" w:history="1">
            <w:r w:rsidR="00CD2D6D" w:rsidRPr="00C4064C">
              <w:rPr>
                <w:rStyle w:val="Hyperlink"/>
                <w:noProof/>
              </w:rPr>
              <w:t>Game Proposal</w:t>
            </w:r>
            <w:r w:rsidR="00CD2D6D">
              <w:rPr>
                <w:noProof/>
                <w:webHidden/>
              </w:rPr>
              <w:tab/>
            </w:r>
            <w:r w:rsidR="00CD2D6D">
              <w:rPr>
                <w:noProof/>
                <w:webHidden/>
              </w:rPr>
              <w:fldChar w:fldCharType="begin"/>
            </w:r>
            <w:r w:rsidR="00CD2D6D">
              <w:rPr>
                <w:noProof/>
                <w:webHidden/>
              </w:rPr>
              <w:instrText xml:space="preserve"> PAGEREF _Toc497823382 \h </w:instrText>
            </w:r>
            <w:r w:rsidR="00CD2D6D">
              <w:rPr>
                <w:noProof/>
                <w:webHidden/>
              </w:rPr>
            </w:r>
            <w:r w:rsidR="00CD2D6D">
              <w:rPr>
                <w:noProof/>
                <w:webHidden/>
              </w:rPr>
              <w:fldChar w:fldCharType="separate"/>
            </w:r>
            <w:r w:rsidR="00CD2D6D">
              <w:rPr>
                <w:noProof/>
                <w:webHidden/>
              </w:rPr>
              <w:t>2</w:t>
            </w:r>
            <w:r w:rsidR="00CD2D6D">
              <w:rPr>
                <w:noProof/>
                <w:webHidden/>
              </w:rPr>
              <w:fldChar w:fldCharType="end"/>
            </w:r>
          </w:hyperlink>
        </w:p>
        <w:p w14:paraId="25E3270A" w14:textId="77777777" w:rsidR="00CD2D6D" w:rsidRDefault="0021530B">
          <w:pPr>
            <w:pStyle w:val="TOC2"/>
            <w:tabs>
              <w:tab w:val="right" w:leader="dot" w:pos="9016"/>
            </w:tabs>
            <w:rPr>
              <w:noProof/>
              <w:sz w:val="22"/>
              <w:szCs w:val="22"/>
              <w:lang w:eastAsia="en-GB"/>
            </w:rPr>
          </w:pPr>
          <w:hyperlink w:anchor="_Toc497823383" w:history="1">
            <w:r w:rsidR="00CD2D6D" w:rsidRPr="00C4064C">
              <w:rPr>
                <w:rStyle w:val="Hyperlink"/>
                <w:noProof/>
              </w:rPr>
              <w:t>Summary</w:t>
            </w:r>
            <w:r w:rsidR="00CD2D6D">
              <w:rPr>
                <w:noProof/>
                <w:webHidden/>
              </w:rPr>
              <w:tab/>
            </w:r>
            <w:r w:rsidR="00CD2D6D">
              <w:rPr>
                <w:noProof/>
                <w:webHidden/>
              </w:rPr>
              <w:fldChar w:fldCharType="begin"/>
            </w:r>
            <w:r w:rsidR="00CD2D6D">
              <w:rPr>
                <w:noProof/>
                <w:webHidden/>
              </w:rPr>
              <w:instrText xml:space="preserve"> PAGEREF _Toc497823383 \h </w:instrText>
            </w:r>
            <w:r w:rsidR="00CD2D6D">
              <w:rPr>
                <w:noProof/>
                <w:webHidden/>
              </w:rPr>
            </w:r>
            <w:r w:rsidR="00CD2D6D">
              <w:rPr>
                <w:noProof/>
                <w:webHidden/>
              </w:rPr>
              <w:fldChar w:fldCharType="separate"/>
            </w:r>
            <w:r w:rsidR="00CD2D6D">
              <w:rPr>
                <w:noProof/>
                <w:webHidden/>
              </w:rPr>
              <w:t>2</w:t>
            </w:r>
            <w:r w:rsidR="00CD2D6D">
              <w:rPr>
                <w:noProof/>
                <w:webHidden/>
              </w:rPr>
              <w:fldChar w:fldCharType="end"/>
            </w:r>
          </w:hyperlink>
        </w:p>
        <w:p w14:paraId="165D7005" w14:textId="77777777" w:rsidR="00CD2D6D" w:rsidRDefault="0021530B">
          <w:pPr>
            <w:pStyle w:val="TOC2"/>
            <w:tabs>
              <w:tab w:val="right" w:leader="dot" w:pos="9016"/>
            </w:tabs>
            <w:rPr>
              <w:noProof/>
              <w:sz w:val="22"/>
              <w:szCs w:val="22"/>
              <w:lang w:eastAsia="en-GB"/>
            </w:rPr>
          </w:pPr>
          <w:hyperlink w:anchor="_Toc497823384" w:history="1">
            <w:r w:rsidR="00CD2D6D" w:rsidRPr="00C4064C">
              <w:rPr>
                <w:rStyle w:val="Hyperlink"/>
                <w:noProof/>
              </w:rPr>
              <w:t>Gameplay</w:t>
            </w:r>
            <w:r w:rsidR="00CD2D6D">
              <w:rPr>
                <w:noProof/>
                <w:webHidden/>
              </w:rPr>
              <w:tab/>
            </w:r>
            <w:r w:rsidR="00CD2D6D">
              <w:rPr>
                <w:noProof/>
                <w:webHidden/>
              </w:rPr>
              <w:fldChar w:fldCharType="begin"/>
            </w:r>
            <w:r w:rsidR="00CD2D6D">
              <w:rPr>
                <w:noProof/>
                <w:webHidden/>
              </w:rPr>
              <w:instrText xml:space="preserve"> PAGEREF _Toc497823384 \h </w:instrText>
            </w:r>
            <w:r w:rsidR="00CD2D6D">
              <w:rPr>
                <w:noProof/>
                <w:webHidden/>
              </w:rPr>
            </w:r>
            <w:r w:rsidR="00CD2D6D">
              <w:rPr>
                <w:noProof/>
                <w:webHidden/>
              </w:rPr>
              <w:fldChar w:fldCharType="separate"/>
            </w:r>
            <w:r w:rsidR="00CD2D6D">
              <w:rPr>
                <w:noProof/>
                <w:webHidden/>
              </w:rPr>
              <w:t>2</w:t>
            </w:r>
            <w:r w:rsidR="00CD2D6D">
              <w:rPr>
                <w:noProof/>
                <w:webHidden/>
              </w:rPr>
              <w:fldChar w:fldCharType="end"/>
            </w:r>
          </w:hyperlink>
        </w:p>
        <w:p w14:paraId="199F2AF0" w14:textId="77777777" w:rsidR="00CD2D6D" w:rsidRDefault="0021530B">
          <w:pPr>
            <w:pStyle w:val="TOC3"/>
            <w:tabs>
              <w:tab w:val="right" w:leader="dot" w:pos="9016"/>
            </w:tabs>
            <w:rPr>
              <w:noProof/>
              <w:sz w:val="22"/>
              <w:szCs w:val="22"/>
              <w:lang w:eastAsia="en-GB"/>
            </w:rPr>
          </w:pPr>
          <w:hyperlink w:anchor="_Toc497823385" w:history="1">
            <w:r w:rsidR="00CD2D6D" w:rsidRPr="00C4064C">
              <w:rPr>
                <w:rStyle w:val="Hyperlink"/>
                <w:noProof/>
              </w:rPr>
              <w:t>Navigation</w:t>
            </w:r>
            <w:r w:rsidR="00CD2D6D">
              <w:rPr>
                <w:noProof/>
                <w:webHidden/>
              </w:rPr>
              <w:tab/>
            </w:r>
            <w:r w:rsidR="00CD2D6D">
              <w:rPr>
                <w:noProof/>
                <w:webHidden/>
              </w:rPr>
              <w:fldChar w:fldCharType="begin"/>
            </w:r>
            <w:r w:rsidR="00CD2D6D">
              <w:rPr>
                <w:noProof/>
                <w:webHidden/>
              </w:rPr>
              <w:instrText xml:space="preserve"> PAGEREF _Toc497823385 \h </w:instrText>
            </w:r>
            <w:r w:rsidR="00CD2D6D">
              <w:rPr>
                <w:noProof/>
                <w:webHidden/>
              </w:rPr>
            </w:r>
            <w:r w:rsidR="00CD2D6D">
              <w:rPr>
                <w:noProof/>
                <w:webHidden/>
              </w:rPr>
              <w:fldChar w:fldCharType="separate"/>
            </w:r>
            <w:r w:rsidR="00CD2D6D">
              <w:rPr>
                <w:noProof/>
                <w:webHidden/>
              </w:rPr>
              <w:t>2</w:t>
            </w:r>
            <w:r w:rsidR="00CD2D6D">
              <w:rPr>
                <w:noProof/>
                <w:webHidden/>
              </w:rPr>
              <w:fldChar w:fldCharType="end"/>
            </w:r>
          </w:hyperlink>
        </w:p>
        <w:p w14:paraId="0A3EF8BB" w14:textId="77777777" w:rsidR="00CD2D6D" w:rsidRDefault="0021530B">
          <w:pPr>
            <w:pStyle w:val="TOC1"/>
            <w:tabs>
              <w:tab w:val="right" w:leader="dot" w:pos="9016"/>
            </w:tabs>
            <w:rPr>
              <w:noProof/>
              <w:sz w:val="22"/>
              <w:szCs w:val="22"/>
              <w:lang w:eastAsia="en-GB"/>
            </w:rPr>
          </w:pPr>
          <w:hyperlink w:anchor="_Toc497823386" w:history="1">
            <w:r w:rsidR="00CD2D6D" w:rsidRPr="00C4064C">
              <w:rPr>
                <w:rStyle w:val="Hyperlink"/>
                <w:noProof/>
              </w:rPr>
              <w:t>Influences</w:t>
            </w:r>
            <w:r w:rsidR="00CD2D6D">
              <w:rPr>
                <w:noProof/>
                <w:webHidden/>
              </w:rPr>
              <w:tab/>
            </w:r>
            <w:r w:rsidR="00CD2D6D">
              <w:rPr>
                <w:noProof/>
                <w:webHidden/>
              </w:rPr>
              <w:fldChar w:fldCharType="begin"/>
            </w:r>
            <w:r w:rsidR="00CD2D6D">
              <w:rPr>
                <w:noProof/>
                <w:webHidden/>
              </w:rPr>
              <w:instrText xml:space="preserve"> PAGEREF _Toc497823386 \h </w:instrText>
            </w:r>
            <w:r w:rsidR="00CD2D6D">
              <w:rPr>
                <w:noProof/>
                <w:webHidden/>
              </w:rPr>
            </w:r>
            <w:r w:rsidR="00CD2D6D">
              <w:rPr>
                <w:noProof/>
                <w:webHidden/>
              </w:rPr>
              <w:fldChar w:fldCharType="separate"/>
            </w:r>
            <w:r w:rsidR="00CD2D6D">
              <w:rPr>
                <w:noProof/>
                <w:webHidden/>
              </w:rPr>
              <w:t>3</w:t>
            </w:r>
            <w:r w:rsidR="00CD2D6D">
              <w:rPr>
                <w:noProof/>
                <w:webHidden/>
              </w:rPr>
              <w:fldChar w:fldCharType="end"/>
            </w:r>
          </w:hyperlink>
        </w:p>
        <w:p w14:paraId="2CD8D29C" w14:textId="77777777" w:rsidR="00CD2D6D" w:rsidRDefault="0021530B">
          <w:pPr>
            <w:pStyle w:val="TOC1"/>
            <w:tabs>
              <w:tab w:val="right" w:leader="dot" w:pos="9016"/>
            </w:tabs>
            <w:rPr>
              <w:noProof/>
              <w:sz w:val="22"/>
              <w:szCs w:val="22"/>
              <w:lang w:eastAsia="en-GB"/>
            </w:rPr>
          </w:pPr>
          <w:hyperlink w:anchor="_Toc497823387" w:history="1">
            <w:r w:rsidR="00CD2D6D" w:rsidRPr="00C4064C">
              <w:rPr>
                <w:rStyle w:val="Hyperlink"/>
                <w:noProof/>
              </w:rPr>
              <w:t>Mood board</w:t>
            </w:r>
            <w:r w:rsidR="00CD2D6D">
              <w:rPr>
                <w:noProof/>
                <w:webHidden/>
              </w:rPr>
              <w:tab/>
            </w:r>
            <w:r w:rsidR="00CD2D6D">
              <w:rPr>
                <w:noProof/>
                <w:webHidden/>
              </w:rPr>
              <w:fldChar w:fldCharType="begin"/>
            </w:r>
            <w:r w:rsidR="00CD2D6D">
              <w:rPr>
                <w:noProof/>
                <w:webHidden/>
              </w:rPr>
              <w:instrText xml:space="preserve"> PAGEREF _Toc497823387 \h </w:instrText>
            </w:r>
            <w:r w:rsidR="00CD2D6D">
              <w:rPr>
                <w:noProof/>
                <w:webHidden/>
              </w:rPr>
            </w:r>
            <w:r w:rsidR="00CD2D6D">
              <w:rPr>
                <w:noProof/>
                <w:webHidden/>
              </w:rPr>
              <w:fldChar w:fldCharType="separate"/>
            </w:r>
            <w:r w:rsidR="00CD2D6D">
              <w:rPr>
                <w:noProof/>
                <w:webHidden/>
              </w:rPr>
              <w:t>4</w:t>
            </w:r>
            <w:r w:rsidR="00CD2D6D">
              <w:rPr>
                <w:noProof/>
                <w:webHidden/>
              </w:rPr>
              <w:fldChar w:fldCharType="end"/>
            </w:r>
          </w:hyperlink>
        </w:p>
        <w:p w14:paraId="151478C0" w14:textId="77777777" w:rsidR="00CD2D6D" w:rsidRDefault="0021530B">
          <w:pPr>
            <w:pStyle w:val="TOC1"/>
            <w:tabs>
              <w:tab w:val="right" w:leader="dot" w:pos="9016"/>
            </w:tabs>
            <w:rPr>
              <w:noProof/>
              <w:sz w:val="22"/>
              <w:szCs w:val="22"/>
              <w:lang w:eastAsia="en-GB"/>
            </w:rPr>
          </w:pPr>
          <w:hyperlink w:anchor="_Toc497823388" w:history="1">
            <w:r w:rsidR="00CD2D6D" w:rsidRPr="00C4064C">
              <w:rPr>
                <w:rStyle w:val="Hyperlink"/>
                <w:noProof/>
              </w:rPr>
              <w:t>Approaches</w:t>
            </w:r>
            <w:r w:rsidR="00CD2D6D">
              <w:rPr>
                <w:noProof/>
                <w:webHidden/>
              </w:rPr>
              <w:tab/>
            </w:r>
            <w:r w:rsidR="00CD2D6D">
              <w:rPr>
                <w:noProof/>
                <w:webHidden/>
              </w:rPr>
              <w:fldChar w:fldCharType="begin"/>
            </w:r>
            <w:r w:rsidR="00CD2D6D">
              <w:rPr>
                <w:noProof/>
                <w:webHidden/>
              </w:rPr>
              <w:instrText xml:space="preserve"> PAGEREF _Toc497823388 \h </w:instrText>
            </w:r>
            <w:r w:rsidR="00CD2D6D">
              <w:rPr>
                <w:noProof/>
                <w:webHidden/>
              </w:rPr>
            </w:r>
            <w:r w:rsidR="00CD2D6D">
              <w:rPr>
                <w:noProof/>
                <w:webHidden/>
              </w:rPr>
              <w:fldChar w:fldCharType="separate"/>
            </w:r>
            <w:r w:rsidR="00CD2D6D">
              <w:rPr>
                <w:noProof/>
                <w:webHidden/>
              </w:rPr>
              <w:t>6</w:t>
            </w:r>
            <w:r w:rsidR="00CD2D6D">
              <w:rPr>
                <w:noProof/>
                <w:webHidden/>
              </w:rPr>
              <w:fldChar w:fldCharType="end"/>
            </w:r>
          </w:hyperlink>
        </w:p>
        <w:p w14:paraId="4D691B91" w14:textId="77777777" w:rsidR="00CD2D6D" w:rsidRDefault="0021530B">
          <w:pPr>
            <w:pStyle w:val="TOC2"/>
            <w:tabs>
              <w:tab w:val="right" w:leader="dot" w:pos="9016"/>
            </w:tabs>
            <w:rPr>
              <w:noProof/>
              <w:sz w:val="22"/>
              <w:szCs w:val="22"/>
              <w:lang w:eastAsia="en-GB"/>
            </w:rPr>
          </w:pPr>
          <w:hyperlink w:anchor="_Toc497823389" w:history="1">
            <w:r w:rsidR="00CD2D6D" w:rsidRPr="00C4064C">
              <w:rPr>
                <w:rStyle w:val="Hyperlink"/>
                <w:noProof/>
              </w:rPr>
              <w:t>Chosen Approach</w:t>
            </w:r>
            <w:r w:rsidR="00CD2D6D">
              <w:rPr>
                <w:noProof/>
                <w:webHidden/>
              </w:rPr>
              <w:tab/>
            </w:r>
            <w:r w:rsidR="00CD2D6D">
              <w:rPr>
                <w:noProof/>
                <w:webHidden/>
              </w:rPr>
              <w:fldChar w:fldCharType="begin"/>
            </w:r>
            <w:r w:rsidR="00CD2D6D">
              <w:rPr>
                <w:noProof/>
                <w:webHidden/>
              </w:rPr>
              <w:instrText xml:space="preserve"> PAGEREF _Toc497823389 \h </w:instrText>
            </w:r>
            <w:r w:rsidR="00CD2D6D">
              <w:rPr>
                <w:noProof/>
                <w:webHidden/>
              </w:rPr>
            </w:r>
            <w:r w:rsidR="00CD2D6D">
              <w:rPr>
                <w:noProof/>
                <w:webHidden/>
              </w:rPr>
              <w:fldChar w:fldCharType="separate"/>
            </w:r>
            <w:r w:rsidR="00CD2D6D">
              <w:rPr>
                <w:noProof/>
                <w:webHidden/>
              </w:rPr>
              <w:t>6</w:t>
            </w:r>
            <w:r w:rsidR="00CD2D6D">
              <w:rPr>
                <w:noProof/>
                <w:webHidden/>
              </w:rPr>
              <w:fldChar w:fldCharType="end"/>
            </w:r>
          </w:hyperlink>
        </w:p>
        <w:p w14:paraId="54535DE5" w14:textId="77777777" w:rsidR="00CD2D6D" w:rsidRDefault="0021530B">
          <w:pPr>
            <w:pStyle w:val="TOC2"/>
            <w:tabs>
              <w:tab w:val="right" w:leader="dot" w:pos="9016"/>
            </w:tabs>
            <w:rPr>
              <w:noProof/>
              <w:sz w:val="22"/>
              <w:szCs w:val="22"/>
              <w:lang w:eastAsia="en-GB"/>
            </w:rPr>
          </w:pPr>
          <w:hyperlink w:anchor="_Toc497823390" w:history="1">
            <w:r w:rsidR="00CD2D6D" w:rsidRPr="00C4064C">
              <w:rPr>
                <w:rStyle w:val="Hyperlink"/>
                <w:noProof/>
              </w:rPr>
              <w:t>Rejected Approaches</w:t>
            </w:r>
            <w:r w:rsidR="00CD2D6D">
              <w:rPr>
                <w:noProof/>
                <w:webHidden/>
              </w:rPr>
              <w:tab/>
            </w:r>
            <w:r w:rsidR="00CD2D6D">
              <w:rPr>
                <w:noProof/>
                <w:webHidden/>
              </w:rPr>
              <w:fldChar w:fldCharType="begin"/>
            </w:r>
            <w:r w:rsidR="00CD2D6D">
              <w:rPr>
                <w:noProof/>
                <w:webHidden/>
              </w:rPr>
              <w:instrText xml:space="preserve"> PAGEREF _Toc497823390 \h </w:instrText>
            </w:r>
            <w:r w:rsidR="00CD2D6D">
              <w:rPr>
                <w:noProof/>
                <w:webHidden/>
              </w:rPr>
            </w:r>
            <w:r w:rsidR="00CD2D6D">
              <w:rPr>
                <w:noProof/>
                <w:webHidden/>
              </w:rPr>
              <w:fldChar w:fldCharType="separate"/>
            </w:r>
            <w:r w:rsidR="00CD2D6D">
              <w:rPr>
                <w:noProof/>
                <w:webHidden/>
              </w:rPr>
              <w:t>6</w:t>
            </w:r>
            <w:r w:rsidR="00CD2D6D">
              <w:rPr>
                <w:noProof/>
                <w:webHidden/>
              </w:rPr>
              <w:fldChar w:fldCharType="end"/>
            </w:r>
          </w:hyperlink>
        </w:p>
        <w:p w14:paraId="1D45FA54" w14:textId="77777777" w:rsidR="00CD2D6D" w:rsidRDefault="0021530B">
          <w:pPr>
            <w:pStyle w:val="TOC1"/>
            <w:tabs>
              <w:tab w:val="right" w:leader="dot" w:pos="9016"/>
            </w:tabs>
            <w:rPr>
              <w:noProof/>
              <w:sz w:val="22"/>
              <w:szCs w:val="22"/>
              <w:lang w:eastAsia="en-GB"/>
            </w:rPr>
          </w:pPr>
          <w:hyperlink w:anchor="_Toc497823391" w:history="1">
            <w:r w:rsidR="00CD2D6D" w:rsidRPr="00C4064C">
              <w:rPr>
                <w:rStyle w:val="Hyperlink"/>
                <w:noProof/>
              </w:rPr>
              <w:t>List of Resources</w:t>
            </w:r>
            <w:r w:rsidR="00CD2D6D">
              <w:rPr>
                <w:noProof/>
                <w:webHidden/>
              </w:rPr>
              <w:tab/>
            </w:r>
            <w:r w:rsidR="00CD2D6D">
              <w:rPr>
                <w:noProof/>
                <w:webHidden/>
              </w:rPr>
              <w:fldChar w:fldCharType="begin"/>
            </w:r>
            <w:r w:rsidR="00CD2D6D">
              <w:rPr>
                <w:noProof/>
                <w:webHidden/>
              </w:rPr>
              <w:instrText xml:space="preserve"> PAGEREF _Toc497823391 \h </w:instrText>
            </w:r>
            <w:r w:rsidR="00CD2D6D">
              <w:rPr>
                <w:noProof/>
                <w:webHidden/>
              </w:rPr>
            </w:r>
            <w:r w:rsidR="00CD2D6D">
              <w:rPr>
                <w:noProof/>
                <w:webHidden/>
              </w:rPr>
              <w:fldChar w:fldCharType="separate"/>
            </w:r>
            <w:r w:rsidR="00CD2D6D">
              <w:rPr>
                <w:noProof/>
                <w:webHidden/>
              </w:rPr>
              <w:t>6</w:t>
            </w:r>
            <w:r w:rsidR="00CD2D6D">
              <w:rPr>
                <w:noProof/>
                <w:webHidden/>
              </w:rPr>
              <w:fldChar w:fldCharType="end"/>
            </w:r>
          </w:hyperlink>
        </w:p>
        <w:p w14:paraId="20A11DB8" w14:textId="77777777" w:rsidR="00CD2D6D" w:rsidRDefault="0021530B">
          <w:pPr>
            <w:pStyle w:val="TOC1"/>
            <w:tabs>
              <w:tab w:val="right" w:leader="dot" w:pos="9016"/>
            </w:tabs>
            <w:rPr>
              <w:noProof/>
              <w:sz w:val="22"/>
              <w:szCs w:val="22"/>
              <w:lang w:eastAsia="en-GB"/>
            </w:rPr>
          </w:pPr>
          <w:hyperlink w:anchor="_Toc497823392" w:history="1">
            <w:r w:rsidR="00CD2D6D" w:rsidRPr="00C4064C">
              <w:rPr>
                <w:rStyle w:val="Hyperlink"/>
                <w:noProof/>
              </w:rPr>
              <w:t>Project Plan</w:t>
            </w:r>
            <w:r w:rsidR="00CD2D6D">
              <w:rPr>
                <w:noProof/>
                <w:webHidden/>
              </w:rPr>
              <w:tab/>
            </w:r>
            <w:r w:rsidR="00CD2D6D">
              <w:rPr>
                <w:noProof/>
                <w:webHidden/>
              </w:rPr>
              <w:fldChar w:fldCharType="begin"/>
            </w:r>
            <w:r w:rsidR="00CD2D6D">
              <w:rPr>
                <w:noProof/>
                <w:webHidden/>
              </w:rPr>
              <w:instrText xml:space="preserve"> PAGEREF _Toc497823392 \h </w:instrText>
            </w:r>
            <w:r w:rsidR="00CD2D6D">
              <w:rPr>
                <w:noProof/>
                <w:webHidden/>
              </w:rPr>
            </w:r>
            <w:r w:rsidR="00CD2D6D">
              <w:rPr>
                <w:noProof/>
                <w:webHidden/>
              </w:rPr>
              <w:fldChar w:fldCharType="separate"/>
            </w:r>
            <w:r w:rsidR="00CD2D6D">
              <w:rPr>
                <w:noProof/>
                <w:webHidden/>
              </w:rPr>
              <w:t>6</w:t>
            </w:r>
            <w:r w:rsidR="00CD2D6D">
              <w:rPr>
                <w:noProof/>
                <w:webHidden/>
              </w:rPr>
              <w:fldChar w:fldCharType="end"/>
            </w:r>
          </w:hyperlink>
        </w:p>
        <w:p w14:paraId="5FFDCDF8" w14:textId="77777777" w:rsidR="00CD2D6D" w:rsidRDefault="0021530B">
          <w:pPr>
            <w:pStyle w:val="TOC2"/>
            <w:tabs>
              <w:tab w:val="right" w:leader="dot" w:pos="9016"/>
            </w:tabs>
            <w:rPr>
              <w:noProof/>
              <w:sz w:val="22"/>
              <w:szCs w:val="22"/>
              <w:lang w:eastAsia="en-GB"/>
            </w:rPr>
          </w:pPr>
          <w:hyperlink w:anchor="_Toc497823393" w:history="1">
            <w:r w:rsidR="00CD2D6D" w:rsidRPr="00C4064C">
              <w:rPr>
                <w:rStyle w:val="Hyperlink"/>
                <w:noProof/>
              </w:rPr>
              <w:t>Milestones &amp; Deliverables</w:t>
            </w:r>
            <w:r w:rsidR="00CD2D6D">
              <w:rPr>
                <w:noProof/>
                <w:webHidden/>
              </w:rPr>
              <w:tab/>
            </w:r>
            <w:r w:rsidR="00CD2D6D">
              <w:rPr>
                <w:noProof/>
                <w:webHidden/>
              </w:rPr>
              <w:fldChar w:fldCharType="begin"/>
            </w:r>
            <w:r w:rsidR="00CD2D6D">
              <w:rPr>
                <w:noProof/>
                <w:webHidden/>
              </w:rPr>
              <w:instrText xml:space="preserve"> PAGEREF _Toc497823393 \h </w:instrText>
            </w:r>
            <w:r w:rsidR="00CD2D6D">
              <w:rPr>
                <w:noProof/>
                <w:webHidden/>
              </w:rPr>
            </w:r>
            <w:r w:rsidR="00CD2D6D">
              <w:rPr>
                <w:noProof/>
                <w:webHidden/>
              </w:rPr>
              <w:fldChar w:fldCharType="separate"/>
            </w:r>
            <w:r w:rsidR="00CD2D6D">
              <w:rPr>
                <w:noProof/>
                <w:webHidden/>
              </w:rPr>
              <w:t>6</w:t>
            </w:r>
            <w:r w:rsidR="00CD2D6D">
              <w:rPr>
                <w:noProof/>
                <w:webHidden/>
              </w:rPr>
              <w:fldChar w:fldCharType="end"/>
            </w:r>
          </w:hyperlink>
        </w:p>
        <w:p w14:paraId="26D390CA" w14:textId="77777777" w:rsidR="00CD2D6D" w:rsidRDefault="0021530B">
          <w:pPr>
            <w:pStyle w:val="TOC2"/>
            <w:tabs>
              <w:tab w:val="right" w:leader="dot" w:pos="9016"/>
            </w:tabs>
            <w:rPr>
              <w:noProof/>
              <w:sz w:val="22"/>
              <w:szCs w:val="22"/>
              <w:lang w:eastAsia="en-GB"/>
            </w:rPr>
          </w:pPr>
          <w:hyperlink w:anchor="_Toc497823394" w:history="1">
            <w:r w:rsidR="00CD2D6D" w:rsidRPr="00C4064C">
              <w:rPr>
                <w:rStyle w:val="Hyperlink"/>
                <w:noProof/>
              </w:rPr>
              <w:t>Requirements</w:t>
            </w:r>
            <w:r w:rsidR="00CD2D6D">
              <w:rPr>
                <w:noProof/>
                <w:webHidden/>
              </w:rPr>
              <w:tab/>
            </w:r>
            <w:r w:rsidR="00CD2D6D">
              <w:rPr>
                <w:noProof/>
                <w:webHidden/>
              </w:rPr>
              <w:fldChar w:fldCharType="begin"/>
            </w:r>
            <w:r w:rsidR="00CD2D6D">
              <w:rPr>
                <w:noProof/>
                <w:webHidden/>
              </w:rPr>
              <w:instrText xml:space="preserve"> PAGEREF _Toc497823394 \h </w:instrText>
            </w:r>
            <w:r w:rsidR="00CD2D6D">
              <w:rPr>
                <w:noProof/>
                <w:webHidden/>
              </w:rPr>
            </w:r>
            <w:r w:rsidR="00CD2D6D">
              <w:rPr>
                <w:noProof/>
                <w:webHidden/>
              </w:rPr>
              <w:fldChar w:fldCharType="separate"/>
            </w:r>
            <w:r w:rsidR="00CD2D6D">
              <w:rPr>
                <w:noProof/>
                <w:webHidden/>
              </w:rPr>
              <w:t>6</w:t>
            </w:r>
            <w:r w:rsidR="00CD2D6D">
              <w:rPr>
                <w:noProof/>
                <w:webHidden/>
              </w:rPr>
              <w:fldChar w:fldCharType="end"/>
            </w:r>
          </w:hyperlink>
        </w:p>
        <w:p w14:paraId="1D666C3A" w14:textId="77777777" w:rsidR="00CD2D6D" w:rsidRDefault="0021530B">
          <w:pPr>
            <w:pStyle w:val="TOC3"/>
            <w:tabs>
              <w:tab w:val="right" w:leader="dot" w:pos="9016"/>
            </w:tabs>
            <w:rPr>
              <w:noProof/>
              <w:sz w:val="22"/>
              <w:szCs w:val="22"/>
              <w:lang w:eastAsia="en-GB"/>
            </w:rPr>
          </w:pPr>
          <w:hyperlink w:anchor="_Toc497823395" w:history="1">
            <w:r w:rsidR="00CD2D6D" w:rsidRPr="00C4064C">
              <w:rPr>
                <w:rStyle w:val="Hyperlink"/>
                <w:noProof/>
              </w:rPr>
              <w:t>Functional</w:t>
            </w:r>
            <w:r w:rsidR="00CD2D6D">
              <w:rPr>
                <w:noProof/>
                <w:webHidden/>
              </w:rPr>
              <w:tab/>
            </w:r>
            <w:r w:rsidR="00CD2D6D">
              <w:rPr>
                <w:noProof/>
                <w:webHidden/>
              </w:rPr>
              <w:fldChar w:fldCharType="begin"/>
            </w:r>
            <w:r w:rsidR="00CD2D6D">
              <w:rPr>
                <w:noProof/>
                <w:webHidden/>
              </w:rPr>
              <w:instrText xml:space="preserve"> PAGEREF _Toc497823395 \h </w:instrText>
            </w:r>
            <w:r w:rsidR="00CD2D6D">
              <w:rPr>
                <w:noProof/>
                <w:webHidden/>
              </w:rPr>
            </w:r>
            <w:r w:rsidR="00CD2D6D">
              <w:rPr>
                <w:noProof/>
                <w:webHidden/>
              </w:rPr>
              <w:fldChar w:fldCharType="separate"/>
            </w:r>
            <w:r w:rsidR="00CD2D6D">
              <w:rPr>
                <w:noProof/>
                <w:webHidden/>
              </w:rPr>
              <w:t>7</w:t>
            </w:r>
            <w:r w:rsidR="00CD2D6D">
              <w:rPr>
                <w:noProof/>
                <w:webHidden/>
              </w:rPr>
              <w:fldChar w:fldCharType="end"/>
            </w:r>
          </w:hyperlink>
        </w:p>
        <w:p w14:paraId="7D52B48C" w14:textId="77777777" w:rsidR="00CD2D6D" w:rsidRDefault="0021530B">
          <w:pPr>
            <w:pStyle w:val="TOC3"/>
            <w:tabs>
              <w:tab w:val="right" w:leader="dot" w:pos="9016"/>
            </w:tabs>
            <w:rPr>
              <w:noProof/>
              <w:sz w:val="22"/>
              <w:szCs w:val="22"/>
              <w:lang w:eastAsia="en-GB"/>
            </w:rPr>
          </w:pPr>
          <w:hyperlink w:anchor="_Toc497823396" w:history="1">
            <w:r w:rsidR="00CD2D6D" w:rsidRPr="00C4064C">
              <w:rPr>
                <w:rStyle w:val="Hyperlink"/>
                <w:noProof/>
              </w:rPr>
              <w:t>Non-Functional</w:t>
            </w:r>
            <w:r w:rsidR="00CD2D6D">
              <w:rPr>
                <w:noProof/>
                <w:webHidden/>
              </w:rPr>
              <w:tab/>
            </w:r>
            <w:r w:rsidR="00CD2D6D">
              <w:rPr>
                <w:noProof/>
                <w:webHidden/>
              </w:rPr>
              <w:fldChar w:fldCharType="begin"/>
            </w:r>
            <w:r w:rsidR="00CD2D6D">
              <w:rPr>
                <w:noProof/>
                <w:webHidden/>
              </w:rPr>
              <w:instrText xml:space="preserve"> PAGEREF _Toc497823396 \h </w:instrText>
            </w:r>
            <w:r w:rsidR="00CD2D6D">
              <w:rPr>
                <w:noProof/>
                <w:webHidden/>
              </w:rPr>
            </w:r>
            <w:r w:rsidR="00CD2D6D">
              <w:rPr>
                <w:noProof/>
                <w:webHidden/>
              </w:rPr>
              <w:fldChar w:fldCharType="separate"/>
            </w:r>
            <w:r w:rsidR="00CD2D6D">
              <w:rPr>
                <w:noProof/>
                <w:webHidden/>
              </w:rPr>
              <w:t>7</w:t>
            </w:r>
            <w:r w:rsidR="00CD2D6D">
              <w:rPr>
                <w:noProof/>
                <w:webHidden/>
              </w:rPr>
              <w:fldChar w:fldCharType="end"/>
            </w:r>
          </w:hyperlink>
        </w:p>
        <w:p w14:paraId="68E56A00" w14:textId="77777777" w:rsidR="00CD2D6D" w:rsidRDefault="0021530B">
          <w:pPr>
            <w:pStyle w:val="TOC1"/>
            <w:tabs>
              <w:tab w:val="right" w:leader="dot" w:pos="9016"/>
            </w:tabs>
            <w:rPr>
              <w:noProof/>
              <w:sz w:val="22"/>
              <w:szCs w:val="22"/>
              <w:lang w:eastAsia="en-GB"/>
            </w:rPr>
          </w:pPr>
          <w:hyperlink w:anchor="_Toc497823397" w:history="1">
            <w:r w:rsidR="00CD2D6D" w:rsidRPr="00C4064C">
              <w:rPr>
                <w:rStyle w:val="Hyperlink"/>
                <w:noProof/>
              </w:rPr>
              <w:t>Design</w:t>
            </w:r>
            <w:r w:rsidR="00CD2D6D">
              <w:rPr>
                <w:noProof/>
                <w:webHidden/>
              </w:rPr>
              <w:tab/>
            </w:r>
            <w:r w:rsidR="00CD2D6D">
              <w:rPr>
                <w:noProof/>
                <w:webHidden/>
              </w:rPr>
              <w:fldChar w:fldCharType="begin"/>
            </w:r>
            <w:r w:rsidR="00CD2D6D">
              <w:rPr>
                <w:noProof/>
                <w:webHidden/>
              </w:rPr>
              <w:instrText xml:space="preserve"> PAGEREF _Toc497823397 \h </w:instrText>
            </w:r>
            <w:r w:rsidR="00CD2D6D">
              <w:rPr>
                <w:noProof/>
                <w:webHidden/>
              </w:rPr>
            </w:r>
            <w:r w:rsidR="00CD2D6D">
              <w:rPr>
                <w:noProof/>
                <w:webHidden/>
              </w:rPr>
              <w:fldChar w:fldCharType="separate"/>
            </w:r>
            <w:r w:rsidR="00CD2D6D">
              <w:rPr>
                <w:noProof/>
                <w:webHidden/>
              </w:rPr>
              <w:t>7</w:t>
            </w:r>
            <w:r w:rsidR="00CD2D6D">
              <w:rPr>
                <w:noProof/>
                <w:webHidden/>
              </w:rPr>
              <w:fldChar w:fldCharType="end"/>
            </w:r>
          </w:hyperlink>
        </w:p>
        <w:p w14:paraId="442067AE" w14:textId="77777777" w:rsidR="00CD2D6D" w:rsidRDefault="0021530B">
          <w:pPr>
            <w:pStyle w:val="TOC2"/>
            <w:tabs>
              <w:tab w:val="right" w:leader="dot" w:pos="9016"/>
            </w:tabs>
            <w:rPr>
              <w:noProof/>
              <w:sz w:val="22"/>
              <w:szCs w:val="22"/>
              <w:lang w:eastAsia="en-GB"/>
            </w:rPr>
          </w:pPr>
          <w:hyperlink w:anchor="_Toc497823398" w:history="1">
            <w:r w:rsidR="00CD2D6D" w:rsidRPr="00C4064C">
              <w:rPr>
                <w:rStyle w:val="Hyperlink"/>
                <w:noProof/>
              </w:rPr>
              <w:t>Artwork</w:t>
            </w:r>
            <w:r w:rsidR="00CD2D6D">
              <w:rPr>
                <w:noProof/>
                <w:webHidden/>
              </w:rPr>
              <w:tab/>
            </w:r>
            <w:r w:rsidR="00CD2D6D">
              <w:rPr>
                <w:noProof/>
                <w:webHidden/>
              </w:rPr>
              <w:fldChar w:fldCharType="begin"/>
            </w:r>
            <w:r w:rsidR="00CD2D6D">
              <w:rPr>
                <w:noProof/>
                <w:webHidden/>
              </w:rPr>
              <w:instrText xml:space="preserve"> PAGEREF _Toc497823398 \h </w:instrText>
            </w:r>
            <w:r w:rsidR="00CD2D6D">
              <w:rPr>
                <w:noProof/>
                <w:webHidden/>
              </w:rPr>
            </w:r>
            <w:r w:rsidR="00CD2D6D">
              <w:rPr>
                <w:noProof/>
                <w:webHidden/>
              </w:rPr>
              <w:fldChar w:fldCharType="separate"/>
            </w:r>
            <w:r w:rsidR="00CD2D6D">
              <w:rPr>
                <w:noProof/>
                <w:webHidden/>
              </w:rPr>
              <w:t>7</w:t>
            </w:r>
            <w:r w:rsidR="00CD2D6D">
              <w:rPr>
                <w:noProof/>
                <w:webHidden/>
              </w:rPr>
              <w:fldChar w:fldCharType="end"/>
            </w:r>
          </w:hyperlink>
        </w:p>
        <w:p w14:paraId="2A364458" w14:textId="77777777" w:rsidR="00CD2D6D" w:rsidRDefault="0021530B">
          <w:pPr>
            <w:pStyle w:val="TOC3"/>
            <w:tabs>
              <w:tab w:val="right" w:leader="dot" w:pos="9016"/>
            </w:tabs>
            <w:rPr>
              <w:noProof/>
              <w:sz w:val="22"/>
              <w:szCs w:val="22"/>
              <w:lang w:eastAsia="en-GB"/>
            </w:rPr>
          </w:pPr>
          <w:hyperlink w:anchor="_Toc497823399" w:history="1">
            <w:r w:rsidR="00CD2D6D" w:rsidRPr="00C4064C">
              <w:rPr>
                <w:rStyle w:val="Hyperlink"/>
                <w:noProof/>
              </w:rPr>
              <w:t>Sketches/Concept Art</w:t>
            </w:r>
            <w:r w:rsidR="00CD2D6D">
              <w:rPr>
                <w:noProof/>
                <w:webHidden/>
              </w:rPr>
              <w:tab/>
            </w:r>
            <w:r w:rsidR="00CD2D6D">
              <w:rPr>
                <w:noProof/>
                <w:webHidden/>
              </w:rPr>
              <w:fldChar w:fldCharType="begin"/>
            </w:r>
            <w:r w:rsidR="00CD2D6D">
              <w:rPr>
                <w:noProof/>
                <w:webHidden/>
              </w:rPr>
              <w:instrText xml:space="preserve"> PAGEREF _Toc497823399 \h </w:instrText>
            </w:r>
            <w:r w:rsidR="00CD2D6D">
              <w:rPr>
                <w:noProof/>
                <w:webHidden/>
              </w:rPr>
            </w:r>
            <w:r w:rsidR="00CD2D6D">
              <w:rPr>
                <w:noProof/>
                <w:webHidden/>
              </w:rPr>
              <w:fldChar w:fldCharType="separate"/>
            </w:r>
            <w:r w:rsidR="00CD2D6D">
              <w:rPr>
                <w:noProof/>
                <w:webHidden/>
              </w:rPr>
              <w:t>8</w:t>
            </w:r>
            <w:r w:rsidR="00CD2D6D">
              <w:rPr>
                <w:noProof/>
                <w:webHidden/>
              </w:rPr>
              <w:fldChar w:fldCharType="end"/>
            </w:r>
          </w:hyperlink>
        </w:p>
        <w:p w14:paraId="7EE8BE67" w14:textId="77777777" w:rsidR="00CD2D6D" w:rsidRDefault="0021530B">
          <w:pPr>
            <w:pStyle w:val="TOC2"/>
            <w:tabs>
              <w:tab w:val="right" w:leader="dot" w:pos="9016"/>
            </w:tabs>
            <w:rPr>
              <w:noProof/>
              <w:sz w:val="22"/>
              <w:szCs w:val="22"/>
              <w:lang w:eastAsia="en-GB"/>
            </w:rPr>
          </w:pPr>
          <w:hyperlink w:anchor="_Toc497823400" w:history="1">
            <w:r w:rsidR="00CD2D6D" w:rsidRPr="00C4064C">
              <w:rPr>
                <w:rStyle w:val="Hyperlink"/>
                <w:noProof/>
              </w:rPr>
              <w:t>Level Design</w:t>
            </w:r>
            <w:r w:rsidR="00CD2D6D">
              <w:rPr>
                <w:noProof/>
                <w:webHidden/>
              </w:rPr>
              <w:tab/>
            </w:r>
            <w:r w:rsidR="00CD2D6D">
              <w:rPr>
                <w:noProof/>
                <w:webHidden/>
              </w:rPr>
              <w:fldChar w:fldCharType="begin"/>
            </w:r>
            <w:r w:rsidR="00CD2D6D">
              <w:rPr>
                <w:noProof/>
                <w:webHidden/>
              </w:rPr>
              <w:instrText xml:space="preserve"> PAGEREF _Toc497823400 \h </w:instrText>
            </w:r>
            <w:r w:rsidR="00CD2D6D">
              <w:rPr>
                <w:noProof/>
                <w:webHidden/>
              </w:rPr>
            </w:r>
            <w:r w:rsidR="00CD2D6D">
              <w:rPr>
                <w:noProof/>
                <w:webHidden/>
              </w:rPr>
              <w:fldChar w:fldCharType="separate"/>
            </w:r>
            <w:r w:rsidR="00CD2D6D">
              <w:rPr>
                <w:noProof/>
                <w:webHidden/>
              </w:rPr>
              <w:t>8</w:t>
            </w:r>
            <w:r w:rsidR="00CD2D6D">
              <w:rPr>
                <w:noProof/>
                <w:webHidden/>
              </w:rPr>
              <w:fldChar w:fldCharType="end"/>
            </w:r>
          </w:hyperlink>
        </w:p>
        <w:p w14:paraId="41DD7ED6" w14:textId="77777777" w:rsidR="00CD2D6D" w:rsidRDefault="0021530B">
          <w:pPr>
            <w:pStyle w:val="TOC2"/>
            <w:tabs>
              <w:tab w:val="right" w:leader="dot" w:pos="9016"/>
            </w:tabs>
            <w:rPr>
              <w:noProof/>
              <w:sz w:val="22"/>
              <w:szCs w:val="22"/>
              <w:lang w:eastAsia="en-GB"/>
            </w:rPr>
          </w:pPr>
          <w:hyperlink w:anchor="_Toc497823401" w:history="1">
            <w:r w:rsidR="00CD2D6D" w:rsidRPr="00C4064C">
              <w:rPr>
                <w:rStyle w:val="Hyperlink"/>
                <w:noProof/>
              </w:rPr>
              <w:t>Robopill</w:t>
            </w:r>
            <w:r w:rsidR="00CD2D6D">
              <w:rPr>
                <w:noProof/>
                <w:webHidden/>
              </w:rPr>
              <w:tab/>
            </w:r>
            <w:r w:rsidR="00CD2D6D">
              <w:rPr>
                <w:noProof/>
                <w:webHidden/>
              </w:rPr>
              <w:fldChar w:fldCharType="begin"/>
            </w:r>
            <w:r w:rsidR="00CD2D6D">
              <w:rPr>
                <w:noProof/>
                <w:webHidden/>
              </w:rPr>
              <w:instrText xml:space="preserve"> PAGEREF _Toc497823401 \h </w:instrText>
            </w:r>
            <w:r w:rsidR="00CD2D6D">
              <w:rPr>
                <w:noProof/>
                <w:webHidden/>
              </w:rPr>
            </w:r>
            <w:r w:rsidR="00CD2D6D">
              <w:rPr>
                <w:noProof/>
                <w:webHidden/>
              </w:rPr>
              <w:fldChar w:fldCharType="separate"/>
            </w:r>
            <w:r w:rsidR="00CD2D6D">
              <w:rPr>
                <w:noProof/>
                <w:webHidden/>
              </w:rPr>
              <w:t>8</w:t>
            </w:r>
            <w:r w:rsidR="00CD2D6D">
              <w:rPr>
                <w:noProof/>
                <w:webHidden/>
              </w:rPr>
              <w:fldChar w:fldCharType="end"/>
            </w:r>
          </w:hyperlink>
        </w:p>
        <w:p w14:paraId="6957B6AD" w14:textId="77777777" w:rsidR="00CD2D6D" w:rsidRDefault="0021530B">
          <w:pPr>
            <w:pStyle w:val="TOC2"/>
            <w:tabs>
              <w:tab w:val="right" w:leader="dot" w:pos="9016"/>
            </w:tabs>
            <w:rPr>
              <w:noProof/>
              <w:sz w:val="22"/>
              <w:szCs w:val="22"/>
              <w:lang w:eastAsia="en-GB"/>
            </w:rPr>
          </w:pPr>
          <w:hyperlink w:anchor="_Toc497823402" w:history="1">
            <w:r w:rsidR="00CD2D6D" w:rsidRPr="00C4064C">
              <w:rPr>
                <w:rStyle w:val="Hyperlink"/>
                <w:noProof/>
              </w:rPr>
              <w:t>Enemies</w:t>
            </w:r>
            <w:r w:rsidR="00CD2D6D">
              <w:rPr>
                <w:noProof/>
                <w:webHidden/>
              </w:rPr>
              <w:tab/>
            </w:r>
            <w:r w:rsidR="00CD2D6D">
              <w:rPr>
                <w:noProof/>
                <w:webHidden/>
              </w:rPr>
              <w:fldChar w:fldCharType="begin"/>
            </w:r>
            <w:r w:rsidR="00CD2D6D">
              <w:rPr>
                <w:noProof/>
                <w:webHidden/>
              </w:rPr>
              <w:instrText xml:space="preserve"> PAGEREF _Toc497823402 \h </w:instrText>
            </w:r>
            <w:r w:rsidR="00CD2D6D">
              <w:rPr>
                <w:noProof/>
                <w:webHidden/>
              </w:rPr>
            </w:r>
            <w:r w:rsidR="00CD2D6D">
              <w:rPr>
                <w:noProof/>
                <w:webHidden/>
              </w:rPr>
              <w:fldChar w:fldCharType="separate"/>
            </w:r>
            <w:r w:rsidR="00CD2D6D">
              <w:rPr>
                <w:noProof/>
                <w:webHidden/>
              </w:rPr>
              <w:t>9</w:t>
            </w:r>
            <w:r w:rsidR="00CD2D6D">
              <w:rPr>
                <w:noProof/>
                <w:webHidden/>
              </w:rPr>
              <w:fldChar w:fldCharType="end"/>
            </w:r>
          </w:hyperlink>
        </w:p>
        <w:p w14:paraId="6507EA01" w14:textId="77777777" w:rsidR="00CD2D6D" w:rsidRDefault="0021530B">
          <w:pPr>
            <w:pStyle w:val="TOC2"/>
            <w:tabs>
              <w:tab w:val="right" w:leader="dot" w:pos="9016"/>
            </w:tabs>
            <w:rPr>
              <w:noProof/>
              <w:sz w:val="22"/>
              <w:szCs w:val="22"/>
              <w:lang w:eastAsia="en-GB"/>
            </w:rPr>
          </w:pPr>
          <w:hyperlink w:anchor="_Toc497823403" w:history="1">
            <w:r w:rsidR="00CD2D6D" w:rsidRPr="00C4064C">
              <w:rPr>
                <w:rStyle w:val="Hyperlink"/>
                <w:noProof/>
              </w:rPr>
              <w:t>Flowcharts</w:t>
            </w:r>
            <w:r w:rsidR="00CD2D6D">
              <w:rPr>
                <w:noProof/>
                <w:webHidden/>
              </w:rPr>
              <w:tab/>
            </w:r>
            <w:r w:rsidR="00CD2D6D">
              <w:rPr>
                <w:noProof/>
                <w:webHidden/>
              </w:rPr>
              <w:fldChar w:fldCharType="begin"/>
            </w:r>
            <w:r w:rsidR="00CD2D6D">
              <w:rPr>
                <w:noProof/>
                <w:webHidden/>
              </w:rPr>
              <w:instrText xml:space="preserve"> PAGEREF _Toc497823403 \h </w:instrText>
            </w:r>
            <w:r w:rsidR="00CD2D6D">
              <w:rPr>
                <w:noProof/>
                <w:webHidden/>
              </w:rPr>
            </w:r>
            <w:r w:rsidR="00CD2D6D">
              <w:rPr>
                <w:noProof/>
                <w:webHidden/>
              </w:rPr>
              <w:fldChar w:fldCharType="separate"/>
            </w:r>
            <w:r w:rsidR="00CD2D6D">
              <w:rPr>
                <w:noProof/>
                <w:webHidden/>
              </w:rPr>
              <w:t>9</w:t>
            </w:r>
            <w:r w:rsidR="00CD2D6D">
              <w:rPr>
                <w:noProof/>
                <w:webHidden/>
              </w:rPr>
              <w:fldChar w:fldCharType="end"/>
            </w:r>
          </w:hyperlink>
        </w:p>
        <w:p w14:paraId="7BA91C6D" w14:textId="77777777" w:rsidR="00CD2D6D" w:rsidRDefault="0021530B">
          <w:pPr>
            <w:pStyle w:val="TOC3"/>
            <w:tabs>
              <w:tab w:val="right" w:leader="dot" w:pos="9016"/>
            </w:tabs>
            <w:rPr>
              <w:noProof/>
              <w:sz w:val="22"/>
              <w:szCs w:val="22"/>
              <w:lang w:eastAsia="en-GB"/>
            </w:rPr>
          </w:pPr>
          <w:hyperlink w:anchor="_Toc497823404" w:history="1">
            <w:r w:rsidR="00CD2D6D" w:rsidRPr="00C4064C">
              <w:rPr>
                <w:rStyle w:val="Hyperlink"/>
                <w:noProof/>
              </w:rPr>
              <w:t>Overall Game Flowchart</w:t>
            </w:r>
            <w:r w:rsidR="00CD2D6D">
              <w:rPr>
                <w:noProof/>
                <w:webHidden/>
              </w:rPr>
              <w:tab/>
            </w:r>
            <w:r w:rsidR="00CD2D6D">
              <w:rPr>
                <w:noProof/>
                <w:webHidden/>
              </w:rPr>
              <w:fldChar w:fldCharType="begin"/>
            </w:r>
            <w:r w:rsidR="00CD2D6D">
              <w:rPr>
                <w:noProof/>
                <w:webHidden/>
              </w:rPr>
              <w:instrText xml:space="preserve"> PAGEREF _Toc497823404 \h </w:instrText>
            </w:r>
            <w:r w:rsidR="00CD2D6D">
              <w:rPr>
                <w:noProof/>
                <w:webHidden/>
              </w:rPr>
            </w:r>
            <w:r w:rsidR="00CD2D6D">
              <w:rPr>
                <w:noProof/>
                <w:webHidden/>
              </w:rPr>
              <w:fldChar w:fldCharType="separate"/>
            </w:r>
            <w:r w:rsidR="00CD2D6D">
              <w:rPr>
                <w:noProof/>
                <w:webHidden/>
              </w:rPr>
              <w:t>9</w:t>
            </w:r>
            <w:r w:rsidR="00CD2D6D">
              <w:rPr>
                <w:noProof/>
                <w:webHidden/>
              </w:rPr>
              <w:fldChar w:fldCharType="end"/>
            </w:r>
          </w:hyperlink>
        </w:p>
        <w:p w14:paraId="21B4694D" w14:textId="77777777" w:rsidR="00CD2D6D" w:rsidRDefault="0021530B">
          <w:pPr>
            <w:pStyle w:val="TOC3"/>
            <w:tabs>
              <w:tab w:val="right" w:leader="dot" w:pos="9016"/>
            </w:tabs>
            <w:rPr>
              <w:noProof/>
              <w:sz w:val="22"/>
              <w:szCs w:val="22"/>
              <w:lang w:eastAsia="en-GB"/>
            </w:rPr>
          </w:pPr>
          <w:hyperlink w:anchor="_Toc497823405" w:history="1">
            <w:r w:rsidR="00CD2D6D" w:rsidRPr="00C4064C">
              <w:rPr>
                <w:rStyle w:val="Hyperlink"/>
                <w:noProof/>
              </w:rPr>
              <w:t>Menu Flowchart</w:t>
            </w:r>
            <w:r w:rsidR="00CD2D6D">
              <w:rPr>
                <w:noProof/>
                <w:webHidden/>
              </w:rPr>
              <w:tab/>
            </w:r>
            <w:r w:rsidR="00CD2D6D">
              <w:rPr>
                <w:noProof/>
                <w:webHidden/>
              </w:rPr>
              <w:fldChar w:fldCharType="begin"/>
            </w:r>
            <w:r w:rsidR="00CD2D6D">
              <w:rPr>
                <w:noProof/>
                <w:webHidden/>
              </w:rPr>
              <w:instrText xml:space="preserve"> PAGEREF _Toc497823405 \h </w:instrText>
            </w:r>
            <w:r w:rsidR="00CD2D6D">
              <w:rPr>
                <w:noProof/>
                <w:webHidden/>
              </w:rPr>
            </w:r>
            <w:r w:rsidR="00CD2D6D">
              <w:rPr>
                <w:noProof/>
                <w:webHidden/>
              </w:rPr>
              <w:fldChar w:fldCharType="separate"/>
            </w:r>
            <w:r w:rsidR="00CD2D6D">
              <w:rPr>
                <w:noProof/>
                <w:webHidden/>
              </w:rPr>
              <w:t>10</w:t>
            </w:r>
            <w:r w:rsidR="00CD2D6D">
              <w:rPr>
                <w:noProof/>
                <w:webHidden/>
              </w:rPr>
              <w:fldChar w:fldCharType="end"/>
            </w:r>
          </w:hyperlink>
        </w:p>
        <w:p w14:paraId="21387170" w14:textId="77777777" w:rsidR="00CD2D6D" w:rsidRDefault="0021530B">
          <w:pPr>
            <w:pStyle w:val="TOC3"/>
            <w:tabs>
              <w:tab w:val="right" w:leader="dot" w:pos="9016"/>
            </w:tabs>
            <w:rPr>
              <w:noProof/>
              <w:sz w:val="22"/>
              <w:szCs w:val="22"/>
              <w:lang w:eastAsia="en-GB"/>
            </w:rPr>
          </w:pPr>
          <w:hyperlink w:anchor="_Toc497823406" w:history="1">
            <w:r w:rsidR="00CD2D6D" w:rsidRPr="00C4064C">
              <w:rPr>
                <w:rStyle w:val="Hyperlink"/>
                <w:noProof/>
              </w:rPr>
              <w:t>Level Flowchart</w:t>
            </w:r>
            <w:r w:rsidR="00CD2D6D">
              <w:rPr>
                <w:noProof/>
                <w:webHidden/>
              </w:rPr>
              <w:tab/>
            </w:r>
            <w:r w:rsidR="00CD2D6D">
              <w:rPr>
                <w:noProof/>
                <w:webHidden/>
              </w:rPr>
              <w:fldChar w:fldCharType="begin"/>
            </w:r>
            <w:r w:rsidR="00CD2D6D">
              <w:rPr>
                <w:noProof/>
                <w:webHidden/>
              </w:rPr>
              <w:instrText xml:space="preserve"> PAGEREF _Toc497823406 \h </w:instrText>
            </w:r>
            <w:r w:rsidR="00CD2D6D">
              <w:rPr>
                <w:noProof/>
                <w:webHidden/>
              </w:rPr>
            </w:r>
            <w:r w:rsidR="00CD2D6D">
              <w:rPr>
                <w:noProof/>
                <w:webHidden/>
              </w:rPr>
              <w:fldChar w:fldCharType="separate"/>
            </w:r>
            <w:r w:rsidR="00CD2D6D">
              <w:rPr>
                <w:noProof/>
                <w:webHidden/>
              </w:rPr>
              <w:t>11</w:t>
            </w:r>
            <w:r w:rsidR="00CD2D6D">
              <w:rPr>
                <w:noProof/>
                <w:webHidden/>
              </w:rPr>
              <w:fldChar w:fldCharType="end"/>
            </w:r>
          </w:hyperlink>
        </w:p>
        <w:p w14:paraId="0D648D96" w14:textId="77777777" w:rsidR="00CD2D6D" w:rsidRDefault="0021530B">
          <w:pPr>
            <w:pStyle w:val="TOC2"/>
            <w:tabs>
              <w:tab w:val="right" w:leader="dot" w:pos="9016"/>
            </w:tabs>
            <w:rPr>
              <w:noProof/>
              <w:sz w:val="22"/>
              <w:szCs w:val="22"/>
              <w:lang w:eastAsia="en-GB"/>
            </w:rPr>
          </w:pPr>
          <w:hyperlink w:anchor="_Toc497823407" w:history="1">
            <w:r w:rsidR="00CD2D6D" w:rsidRPr="00C4064C">
              <w:rPr>
                <w:rStyle w:val="Hyperlink"/>
                <w:noProof/>
              </w:rPr>
              <w:t>Flowboards</w:t>
            </w:r>
            <w:r w:rsidR="00CD2D6D">
              <w:rPr>
                <w:noProof/>
                <w:webHidden/>
              </w:rPr>
              <w:tab/>
            </w:r>
            <w:r w:rsidR="00CD2D6D">
              <w:rPr>
                <w:noProof/>
                <w:webHidden/>
              </w:rPr>
              <w:fldChar w:fldCharType="begin"/>
            </w:r>
            <w:r w:rsidR="00CD2D6D">
              <w:rPr>
                <w:noProof/>
                <w:webHidden/>
              </w:rPr>
              <w:instrText xml:space="preserve"> PAGEREF _Toc497823407 \h </w:instrText>
            </w:r>
            <w:r w:rsidR="00CD2D6D">
              <w:rPr>
                <w:noProof/>
                <w:webHidden/>
              </w:rPr>
            </w:r>
            <w:r w:rsidR="00CD2D6D">
              <w:rPr>
                <w:noProof/>
                <w:webHidden/>
              </w:rPr>
              <w:fldChar w:fldCharType="separate"/>
            </w:r>
            <w:r w:rsidR="00CD2D6D">
              <w:rPr>
                <w:noProof/>
                <w:webHidden/>
              </w:rPr>
              <w:t>12</w:t>
            </w:r>
            <w:r w:rsidR="00CD2D6D">
              <w:rPr>
                <w:noProof/>
                <w:webHidden/>
              </w:rPr>
              <w:fldChar w:fldCharType="end"/>
            </w:r>
          </w:hyperlink>
        </w:p>
        <w:p w14:paraId="65987A4C" w14:textId="77777777" w:rsidR="00CD2D6D" w:rsidRDefault="0021530B">
          <w:pPr>
            <w:pStyle w:val="TOC2"/>
            <w:tabs>
              <w:tab w:val="right" w:leader="dot" w:pos="9016"/>
            </w:tabs>
            <w:rPr>
              <w:noProof/>
              <w:sz w:val="22"/>
              <w:szCs w:val="22"/>
              <w:lang w:eastAsia="en-GB"/>
            </w:rPr>
          </w:pPr>
          <w:hyperlink w:anchor="_Toc497823408" w:history="1">
            <w:r w:rsidR="00CD2D6D" w:rsidRPr="00C4064C">
              <w:rPr>
                <w:rStyle w:val="Hyperlink"/>
                <w:noProof/>
              </w:rPr>
              <w:t>UI Design</w:t>
            </w:r>
            <w:r w:rsidR="00CD2D6D">
              <w:rPr>
                <w:noProof/>
                <w:webHidden/>
              </w:rPr>
              <w:tab/>
            </w:r>
            <w:r w:rsidR="00CD2D6D">
              <w:rPr>
                <w:noProof/>
                <w:webHidden/>
              </w:rPr>
              <w:fldChar w:fldCharType="begin"/>
            </w:r>
            <w:r w:rsidR="00CD2D6D">
              <w:rPr>
                <w:noProof/>
                <w:webHidden/>
              </w:rPr>
              <w:instrText xml:space="preserve"> PAGEREF _Toc497823408 \h </w:instrText>
            </w:r>
            <w:r w:rsidR="00CD2D6D">
              <w:rPr>
                <w:noProof/>
                <w:webHidden/>
              </w:rPr>
            </w:r>
            <w:r w:rsidR="00CD2D6D">
              <w:rPr>
                <w:noProof/>
                <w:webHidden/>
              </w:rPr>
              <w:fldChar w:fldCharType="separate"/>
            </w:r>
            <w:r w:rsidR="00CD2D6D">
              <w:rPr>
                <w:noProof/>
                <w:webHidden/>
              </w:rPr>
              <w:t>12</w:t>
            </w:r>
            <w:r w:rsidR="00CD2D6D">
              <w:rPr>
                <w:noProof/>
                <w:webHidden/>
              </w:rPr>
              <w:fldChar w:fldCharType="end"/>
            </w:r>
          </w:hyperlink>
        </w:p>
        <w:p w14:paraId="2598A867" w14:textId="77777777" w:rsidR="00CD2D6D" w:rsidRDefault="0021530B">
          <w:pPr>
            <w:pStyle w:val="TOC2"/>
            <w:tabs>
              <w:tab w:val="right" w:leader="dot" w:pos="9016"/>
            </w:tabs>
            <w:rPr>
              <w:noProof/>
              <w:sz w:val="22"/>
              <w:szCs w:val="22"/>
              <w:lang w:eastAsia="en-GB"/>
            </w:rPr>
          </w:pPr>
          <w:hyperlink w:anchor="_Toc497823409" w:history="1">
            <w:r w:rsidR="00CD2D6D" w:rsidRPr="00C4064C">
              <w:rPr>
                <w:rStyle w:val="Hyperlink"/>
                <w:noProof/>
              </w:rPr>
              <w:t>Evolution &amp; Infection Ratio</w:t>
            </w:r>
            <w:r w:rsidR="00CD2D6D">
              <w:rPr>
                <w:noProof/>
                <w:webHidden/>
              </w:rPr>
              <w:tab/>
            </w:r>
            <w:r w:rsidR="00CD2D6D">
              <w:rPr>
                <w:noProof/>
                <w:webHidden/>
              </w:rPr>
              <w:fldChar w:fldCharType="begin"/>
            </w:r>
            <w:r w:rsidR="00CD2D6D">
              <w:rPr>
                <w:noProof/>
                <w:webHidden/>
              </w:rPr>
              <w:instrText xml:space="preserve"> PAGEREF _Toc497823409 \h </w:instrText>
            </w:r>
            <w:r w:rsidR="00CD2D6D">
              <w:rPr>
                <w:noProof/>
                <w:webHidden/>
              </w:rPr>
            </w:r>
            <w:r w:rsidR="00CD2D6D">
              <w:rPr>
                <w:noProof/>
                <w:webHidden/>
              </w:rPr>
              <w:fldChar w:fldCharType="separate"/>
            </w:r>
            <w:r w:rsidR="00CD2D6D">
              <w:rPr>
                <w:noProof/>
                <w:webHidden/>
              </w:rPr>
              <w:t>13</w:t>
            </w:r>
            <w:r w:rsidR="00CD2D6D">
              <w:rPr>
                <w:noProof/>
                <w:webHidden/>
              </w:rPr>
              <w:fldChar w:fldCharType="end"/>
            </w:r>
          </w:hyperlink>
        </w:p>
        <w:p w14:paraId="6C813562" w14:textId="77777777" w:rsidR="00CD2D6D" w:rsidRDefault="0021530B">
          <w:pPr>
            <w:pStyle w:val="TOC1"/>
            <w:tabs>
              <w:tab w:val="right" w:leader="dot" w:pos="9016"/>
            </w:tabs>
            <w:rPr>
              <w:noProof/>
              <w:sz w:val="22"/>
              <w:szCs w:val="22"/>
              <w:lang w:eastAsia="en-GB"/>
            </w:rPr>
          </w:pPr>
          <w:hyperlink w:anchor="_Toc497823410" w:history="1">
            <w:r w:rsidR="00CD2D6D" w:rsidRPr="00C4064C">
              <w:rPr>
                <w:rStyle w:val="Hyperlink"/>
                <w:noProof/>
              </w:rPr>
              <w:t>Implementation</w:t>
            </w:r>
            <w:r w:rsidR="00CD2D6D">
              <w:rPr>
                <w:noProof/>
                <w:webHidden/>
              </w:rPr>
              <w:tab/>
            </w:r>
            <w:r w:rsidR="00CD2D6D">
              <w:rPr>
                <w:noProof/>
                <w:webHidden/>
              </w:rPr>
              <w:fldChar w:fldCharType="begin"/>
            </w:r>
            <w:r w:rsidR="00CD2D6D">
              <w:rPr>
                <w:noProof/>
                <w:webHidden/>
              </w:rPr>
              <w:instrText xml:space="preserve"> PAGEREF _Toc497823410 \h </w:instrText>
            </w:r>
            <w:r w:rsidR="00CD2D6D">
              <w:rPr>
                <w:noProof/>
                <w:webHidden/>
              </w:rPr>
            </w:r>
            <w:r w:rsidR="00CD2D6D">
              <w:rPr>
                <w:noProof/>
                <w:webHidden/>
              </w:rPr>
              <w:fldChar w:fldCharType="separate"/>
            </w:r>
            <w:r w:rsidR="00CD2D6D">
              <w:rPr>
                <w:noProof/>
                <w:webHidden/>
              </w:rPr>
              <w:t>14</w:t>
            </w:r>
            <w:r w:rsidR="00CD2D6D">
              <w:rPr>
                <w:noProof/>
                <w:webHidden/>
              </w:rPr>
              <w:fldChar w:fldCharType="end"/>
            </w:r>
          </w:hyperlink>
        </w:p>
        <w:p w14:paraId="33E9D2C2" w14:textId="77777777" w:rsidR="00CD2D6D" w:rsidRDefault="0021530B">
          <w:pPr>
            <w:pStyle w:val="TOC2"/>
            <w:tabs>
              <w:tab w:val="right" w:leader="dot" w:pos="9016"/>
            </w:tabs>
            <w:rPr>
              <w:noProof/>
              <w:sz w:val="22"/>
              <w:szCs w:val="22"/>
              <w:lang w:eastAsia="en-GB"/>
            </w:rPr>
          </w:pPr>
          <w:hyperlink w:anchor="_Toc497823411" w:history="1">
            <w:r w:rsidR="00CD2D6D" w:rsidRPr="00C4064C">
              <w:rPr>
                <w:rStyle w:val="Hyperlink"/>
                <w:noProof/>
              </w:rPr>
              <w:t>Pseudocode</w:t>
            </w:r>
            <w:r w:rsidR="00CD2D6D">
              <w:rPr>
                <w:noProof/>
                <w:webHidden/>
              </w:rPr>
              <w:tab/>
            </w:r>
            <w:r w:rsidR="00CD2D6D">
              <w:rPr>
                <w:noProof/>
                <w:webHidden/>
              </w:rPr>
              <w:fldChar w:fldCharType="begin"/>
            </w:r>
            <w:r w:rsidR="00CD2D6D">
              <w:rPr>
                <w:noProof/>
                <w:webHidden/>
              </w:rPr>
              <w:instrText xml:space="preserve"> PAGEREF _Toc497823411 \h </w:instrText>
            </w:r>
            <w:r w:rsidR="00CD2D6D">
              <w:rPr>
                <w:noProof/>
                <w:webHidden/>
              </w:rPr>
            </w:r>
            <w:r w:rsidR="00CD2D6D">
              <w:rPr>
                <w:noProof/>
                <w:webHidden/>
              </w:rPr>
              <w:fldChar w:fldCharType="separate"/>
            </w:r>
            <w:r w:rsidR="00CD2D6D">
              <w:rPr>
                <w:noProof/>
                <w:webHidden/>
              </w:rPr>
              <w:t>14</w:t>
            </w:r>
            <w:r w:rsidR="00CD2D6D">
              <w:rPr>
                <w:noProof/>
                <w:webHidden/>
              </w:rPr>
              <w:fldChar w:fldCharType="end"/>
            </w:r>
          </w:hyperlink>
        </w:p>
        <w:p w14:paraId="2C473485" w14:textId="77777777" w:rsidR="00CD2D6D" w:rsidRDefault="0021530B">
          <w:pPr>
            <w:pStyle w:val="TOC3"/>
            <w:tabs>
              <w:tab w:val="right" w:leader="dot" w:pos="9016"/>
            </w:tabs>
            <w:rPr>
              <w:noProof/>
              <w:sz w:val="22"/>
              <w:szCs w:val="22"/>
              <w:lang w:eastAsia="en-GB"/>
            </w:rPr>
          </w:pPr>
          <w:hyperlink w:anchor="_Toc497823412" w:history="1">
            <w:r w:rsidR="00CD2D6D" w:rsidRPr="00C4064C">
              <w:rPr>
                <w:rStyle w:val="Hyperlink"/>
                <w:noProof/>
              </w:rPr>
              <w:t>Damage Pseudocode</w:t>
            </w:r>
            <w:r w:rsidR="00CD2D6D">
              <w:rPr>
                <w:noProof/>
                <w:webHidden/>
              </w:rPr>
              <w:tab/>
            </w:r>
            <w:r w:rsidR="00CD2D6D">
              <w:rPr>
                <w:noProof/>
                <w:webHidden/>
              </w:rPr>
              <w:fldChar w:fldCharType="begin"/>
            </w:r>
            <w:r w:rsidR="00CD2D6D">
              <w:rPr>
                <w:noProof/>
                <w:webHidden/>
              </w:rPr>
              <w:instrText xml:space="preserve"> PAGEREF _Toc497823412 \h </w:instrText>
            </w:r>
            <w:r w:rsidR="00CD2D6D">
              <w:rPr>
                <w:noProof/>
                <w:webHidden/>
              </w:rPr>
            </w:r>
            <w:r w:rsidR="00CD2D6D">
              <w:rPr>
                <w:noProof/>
                <w:webHidden/>
              </w:rPr>
              <w:fldChar w:fldCharType="separate"/>
            </w:r>
            <w:r w:rsidR="00CD2D6D">
              <w:rPr>
                <w:noProof/>
                <w:webHidden/>
              </w:rPr>
              <w:t>14</w:t>
            </w:r>
            <w:r w:rsidR="00CD2D6D">
              <w:rPr>
                <w:noProof/>
                <w:webHidden/>
              </w:rPr>
              <w:fldChar w:fldCharType="end"/>
            </w:r>
          </w:hyperlink>
        </w:p>
        <w:p w14:paraId="42B69634" w14:textId="77777777" w:rsidR="00CD2D6D" w:rsidRDefault="0021530B">
          <w:pPr>
            <w:pStyle w:val="TOC3"/>
            <w:tabs>
              <w:tab w:val="right" w:leader="dot" w:pos="9016"/>
            </w:tabs>
            <w:rPr>
              <w:noProof/>
              <w:sz w:val="22"/>
              <w:szCs w:val="22"/>
              <w:lang w:eastAsia="en-GB"/>
            </w:rPr>
          </w:pPr>
          <w:hyperlink w:anchor="_Toc497823413" w:history="1">
            <w:r w:rsidR="00CD2D6D" w:rsidRPr="00C4064C">
              <w:rPr>
                <w:rStyle w:val="Hyperlink"/>
                <w:noProof/>
              </w:rPr>
              <w:t>Points Pseudocode</w:t>
            </w:r>
            <w:r w:rsidR="00CD2D6D">
              <w:rPr>
                <w:noProof/>
                <w:webHidden/>
              </w:rPr>
              <w:tab/>
            </w:r>
            <w:r w:rsidR="00CD2D6D">
              <w:rPr>
                <w:noProof/>
                <w:webHidden/>
              </w:rPr>
              <w:fldChar w:fldCharType="begin"/>
            </w:r>
            <w:r w:rsidR="00CD2D6D">
              <w:rPr>
                <w:noProof/>
                <w:webHidden/>
              </w:rPr>
              <w:instrText xml:space="preserve"> PAGEREF _Toc497823413 \h </w:instrText>
            </w:r>
            <w:r w:rsidR="00CD2D6D">
              <w:rPr>
                <w:noProof/>
                <w:webHidden/>
              </w:rPr>
            </w:r>
            <w:r w:rsidR="00CD2D6D">
              <w:rPr>
                <w:noProof/>
                <w:webHidden/>
              </w:rPr>
              <w:fldChar w:fldCharType="separate"/>
            </w:r>
            <w:r w:rsidR="00CD2D6D">
              <w:rPr>
                <w:noProof/>
                <w:webHidden/>
              </w:rPr>
              <w:t>14</w:t>
            </w:r>
            <w:r w:rsidR="00CD2D6D">
              <w:rPr>
                <w:noProof/>
                <w:webHidden/>
              </w:rPr>
              <w:fldChar w:fldCharType="end"/>
            </w:r>
          </w:hyperlink>
        </w:p>
        <w:p w14:paraId="71AD1218" w14:textId="77777777" w:rsidR="00CD2D6D" w:rsidRDefault="0021530B">
          <w:pPr>
            <w:pStyle w:val="TOC3"/>
            <w:tabs>
              <w:tab w:val="right" w:leader="dot" w:pos="9016"/>
            </w:tabs>
            <w:rPr>
              <w:noProof/>
              <w:sz w:val="22"/>
              <w:szCs w:val="22"/>
              <w:lang w:eastAsia="en-GB"/>
            </w:rPr>
          </w:pPr>
          <w:hyperlink w:anchor="_Toc497823414" w:history="1">
            <w:r w:rsidR="00CD2D6D" w:rsidRPr="00C4064C">
              <w:rPr>
                <w:rStyle w:val="Hyperlink"/>
                <w:noProof/>
              </w:rPr>
              <w:t>Player Pseudocode</w:t>
            </w:r>
            <w:r w:rsidR="00CD2D6D">
              <w:rPr>
                <w:noProof/>
                <w:webHidden/>
              </w:rPr>
              <w:tab/>
            </w:r>
            <w:r w:rsidR="00CD2D6D">
              <w:rPr>
                <w:noProof/>
                <w:webHidden/>
              </w:rPr>
              <w:fldChar w:fldCharType="begin"/>
            </w:r>
            <w:r w:rsidR="00CD2D6D">
              <w:rPr>
                <w:noProof/>
                <w:webHidden/>
              </w:rPr>
              <w:instrText xml:space="preserve"> PAGEREF _Toc497823414 \h </w:instrText>
            </w:r>
            <w:r w:rsidR="00CD2D6D">
              <w:rPr>
                <w:noProof/>
                <w:webHidden/>
              </w:rPr>
            </w:r>
            <w:r w:rsidR="00CD2D6D">
              <w:rPr>
                <w:noProof/>
                <w:webHidden/>
              </w:rPr>
              <w:fldChar w:fldCharType="separate"/>
            </w:r>
            <w:r w:rsidR="00CD2D6D">
              <w:rPr>
                <w:noProof/>
                <w:webHidden/>
              </w:rPr>
              <w:t>15</w:t>
            </w:r>
            <w:r w:rsidR="00CD2D6D">
              <w:rPr>
                <w:noProof/>
                <w:webHidden/>
              </w:rPr>
              <w:fldChar w:fldCharType="end"/>
            </w:r>
          </w:hyperlink>
        </w:p>
        <w:p w14:paraId="179C0E52" w14:textId="77777777" w:rsidR="00CD2D6D" w:rsidRDefault="0021530B">
          <w:pPr>
            <w:pStyle w:val="TOC3"/>
            <w:tabs>
              <w:tab w:val="right" w:leader="dot" w:pos="9016"/>
            </w:tabs>
            <w:rPr>
              <w:noProof/>
              <w:sz w:val="22"/>
              <w:szCs w:val="22"/>
              <w:lang w:eastAsia="en-GB"/>
            </w:rPr>
          </w:pPr>
          <w:hyperlink w:anchor="_Toc497823415" w:history="1">
            <w:r w:rsidR="00CD2D6D" w:rsidRPr="00C4064C">
              <w:rPr>
                <w:rStyle w:val="Hyperlink"/>
                <w:noProof/>
              </w:rPr>
              <w:t>Enemy Pseudocode</w:t>
            </w:r>
            <w:r w:rsidR="00CD2D6D">
              <w:rPr>
                <w:noProof/>
                <w:webHidden/>
              </w:rPr>
              <w:tab/>
            </w:r>
            <w:r w:rsidR="00CD2D6D">
              <w:rPr>
                <w:noProof/>
                <w:webHidden/>
              </w:rPr>
              <w:fldChar w:fldCharType="begin"/>
            </w:r>
            <w:r w:rsidR="00CD2D6D">
              <w:rPr>
                <w:noProof/>
                <w:webHidden/>
              </w:rPr>
              <w:instrText xml:space="preserve"> PAGEREF _Toc497823415 \h </w:instrText>
            </w:r>
            <w:r w:rsidR="00CD2D6D">
              <w:rPr>
                <w:noProof/>
                <w:webHidden/>
              </w:rPr>
            </w:r>
            <w:r w:rsidR="00CD2D6D">
              <w:rPr>
                <w:noProof/>
                <w:webHidden/>
              </w:rPr>
              <w:fldChar w:fldCharType="separate"/>
            </w:r>
            <w:r w:rsidR="00CD2D6D">
              <w:rPr>
                <w:noProof/>
                <w:webHidden/>
              </w:rPr>
              <w:t>15</w:t>
            </w:r>
            <w:r w:rsidR="00CD2D6D">
              <w:rPr>
                <w:noProof/>
                <w:webHidden/>
              </w:rPr>
              <w:fldChar w:fldCharType="end"/>
            </w:r>
          </w:hyperlink>
        </w:p>
        <w:p w14:paraId="58DE0CF8" w14:textId="77777777" w:rsidR="00CD2D6D" w:rsidRDefault="0021530B">
          <w:pPr>
            <w:pStyle w:val="TOC3"/>
            <w:tabs>
              <w:tab w:val="right" w:leader="dot" w:pos="9016"/>
            </w:tabs>
            <w:rPr>
              <w:noProof/>
              <w:sz w:val="22"/>
              <w:szCs w:val="22"/>
              <w:lang w:eastAsia="en-GB"/>
            </w:rPr>
          </w:pPr>
          <w:hyperlink w:anchor="_Toc497823416" w:history="1">
            <w:r w:rsidR="00CD2D6D" w:rsidRPr="00C4064C">
              <w:rPr>
                <w:rStyle w:val="Hyperlink"/>
                <w:noProof/>
              </w:rPr>
              <w:t>Friendly Cells Pseudocode</w:t>
            </w:r>
            <w:r w:rsidR="00CD2D6D">
              <w:rPr>
                <w:noProof/>
                <w:webHidden/>
              </w:rPr>
              <w:tab/>
            </w:r>
            <w:r w:rsidR="00CD2D6D">
              <w:rPr>
                <w:noProof/>
                <w:webHidden/>
              </w:rPr>
              <w:fldChar w:fldCharType="begin"/>
            </w:r>
            <w:r w:rsidR="00CD2D6D">
              <w:rPr>
                <w:noProof/>
                <w:webHidden/>
              </w:rPr>
              <w:instrText xml:space="preserve"> PAGEREF _Toc497823416 \h </w:instrText>
            </w:r>
            <w:r w:rsidR="00CD2D6D">
              <w:rPr>
                <w:noProof/>
                <w:webHidden/>
              </w:rPr>
            </w:r>
            <w:r w:rsidR="00CD2D6D">
              <w:rPr>
                <w:noProof/>
                <w:webHidden/>
              </w:rPr>
              <w:fldChar w:fldCharType="separate"/>
            </w:r>
            <w:r w:rsidR="00CD2D6D">
              <w:rPr>
                <w:noProof/>
                <w:webHidden/>
              </w:rPr>
              <w:t>16</w:t>
            </w:r>
            <w:r w:rsidR="00CD2D6D">
              <w:rPr>
                <w:noProof/>
                <w:webHidden/>
              </w:rPr>
              <w:fldChar w:fldCharType="end"/>
            </w:r>
          </w:hyperlink>
        </w:p>
        <w:p w14:paraId="59A4743D" w14:textId="77777777" w:rsidR="00CD2D6D" w:rsidRDefault="0021530B">
          <w:pPr>
            <w:pStyle w:val="TOC3"/>
            <w:tabs>
              <w:tab w:val="right" w:leader="dot" w:pos="9016"/>
            </w:tabs>
            <w:rPr>
              <w:noProof/>
              <w:sz w:val="22"/>
              <w:szCs w:val="22"/>
              <w:lang w:eastAsia="en-GB"/>
            </w:rPr>
          </w:pPr>
          <w:hyperlink w:anchor="_Toc497823417" w:history="1">
            <w:r w:rsidR="00CD2D6D" w:rsidRPr="00C4064C">
              <w:rPr>
                <w:rStyle w:val="Hyperlink"/>
                <w:noProof/>
              </w:rPr>
              <w:t>Power-Ups/Weapons Pickups Pseudocode</w:t>
            </w:r>
            <w:r w:rsidR="00CD2D6D">
              <w:rPr>
                <w:noProof/>
                <w:webHidden/>
              </w:rPr>
              <w:tab/>
            </w:r>
            <w:r w:rsidR="00CD2D6D">
              <w:rPr>
                <w:noProof/>
                <w:webHidden/>
              </w:rPr>
              <w:fldChar w:fldCharType="begin"/>
            </w:r>
            <w:r w:rsidR="00CD2D6D">
              <w:rPr>
                <w:noProof/>
                <w:webHidden/>
              </w:rPr>
              <w:instrText xml:space="preserve"> PAGEREF _Toc497823417 \h </w:instrText>
            </w:r>
            <w:r w:rsidR="00CD2D6D">
              <w:rPr>
                <w:noProof/>
                <w:webHidden/>
              </w:rPr>
            </w:r>
            <w:r w:rsidR="00CD2D6D">
              <w:rPr>
                <w:noProof/>
                <w:webHidden/>
              </w:rPr>
              <w:fldChar w:fldCharType="separate"/>
            </w:r>
            <w:r w:rsidR="00CD2D6D">
              <w:rPr>
                <w:noProof/>
                <w:webHidden/>
              </w:rPr>
              <w:t>16</w:t>
            </w:r>
            <w:r w:rsidR="00CD2D6D">
              <w:rPr>
                <w:noProof/>
                <w:webHidden/>
              </w:rPr>
              <w:fldChar w:fldCharType="end"/>
            </w:r>
          </w:hyperlink>
        </w:p>
        <w:p w14:paraId="150C2274" w14:textId="77777777" w:rsidR="00CD2D6D" w:rsidRDefault="0021530B">
          <w:pPr>
            <w:pStyle w:val="TOC2"/>
            <w:tabs>
              <w:tab w:val="right" w:leader="dot" w:pos="9016"/>
            </w:tabs>
            <w:rPr>
              <w:noProof/>
              <w:sz w:val="22"/>
              <w:szCs w:val="22"/>
              <w:lang w:eastAsia="en-GB"/>
            </w:rPr>
          </w:pPr>
          <w:hyperlink w:anchor="_Toc497823418" w:history="1">
            <w:r w:rsidR="00CD2D6D" w:rsidRPr="00C4064C">
              <w:rPr>
                <w:rStyle w:val="Hyperlink"/>
                <w:noProof/>
              </w:rPr>
              <w:t>Use Case Diagrams</w:t>
            </w:r>
            <w:r w:rsidR="00CD2D6D">
              <w:rPr>
                <w:noProof/>
                <w:webHidden/>
              </w:rPr>
              <w:tab/>
            </w:r>
            <w:r w:rsidR="00CD2D6D">
              <w:rPr>
                <w:noProof/>
                <w:webHidden/>
              </w:rPr>
              <w:fldChar w:fldCharType="begin"/>
            </w:r>
            <w:r w:rsidR="00CD2D6D">
              <w:rPr>
                <w:noProof/>
                <w:webHidden/>
              </w:rPr>
              <w:instrText xml:space="preserve"> PAGEREF _Toc497823418 \h </w:instrText>
            </w:r>
            <w:r w:rsidR="00CD2D6D">
              <w:rPr>
                <w:noProof/>
                <w:webHidden/>
              </w:rPr>
            </w:r>
            <w:r w:rsidR="00CD2D6D">
              <w:rPr>
                <w:noProof/>
                <w:webHidden/>
              </w:rPr>
              <w:fldChar w:fldCharType="separate"/>
            </w:r>
            <w:r w:rsidR="00CD2D6D">
              <w:rPr>
                <w:noProof/>
                <w:webHidden/>
              </w:rPr>
              <w:t>16</w:t>
            </w:r>
            <w:r w:rsidR="00CD2D6D">
              <w:rPr>
                <w:noProof/>
                <w:webHidden/>
              </w:rPr>
              <w:fldChar w:fldCharType="end"/>
            </w:r>
          </w:hyperlink>
        </w:p>
        <w:p w14:paraId="0D926AE6" w14:textId="77777777" w:rsidR="00CD2D6D" w:rsidRDefault="0021530B">
          <w:pPr>
            <w:pStyle w:val="TOC2"/>
            <w:tabs>
              <w:tab w:val="right" w:leader="dot" w:pos="9016"/>
            </w:tabs>
            <w:rPr>
              <w:noProof/>
              <w:sz w:val="22"/>
              <w:szCs w:val="22"/>
              <w:lang w:eastAsia="en-GB"/>
            </w:rPr>
          </w:pPr>
          <w:hyperlink w:anchor="_Toc497823419" w:history="1">
            <w:r w:rsidR="00CD2D6D" w:rsidRPr="00C4064C">
              <w:rPr>
                <w:rStyle w:val="Hyperlink"/>
                <w:noProof/>
              </w:rPr>
              <w:t>Use Case Descriptions</w:t>
            </w:r>
            <w:r w:rsidR="00CD2D6D">
              <w:rPr>
                <w:noProof/>
                <w:webHidden/>
              </w:rPr>
              <w:tab/>
            </w:r>
            <w:r w:rsidR="00CD2D6D">
              <w:rPr>
                <w:noProof/>
                <w:webHidden/>
              </w:rPr>
              <w:fldChar w:fldCharType="begin"/>
            </w:r>
            <w:r w:rsidR="00CD2D6D">
              <w:rPr>
                <w:noProof/>
                <w:webHidden/>
              </w:rPr>
              <w:instrText xml:space="preserve"> PAGEREF _Toc497823419 \h </w:instrText>
            </w:r>
            <w:r w:rsidR="00CD2D6D">
              <w:rPr>
                <w:noProof/>
                <w:webHidden/>
              </w:rPr>
            </w:r>
            <w:r w:rsidR="00CD2D6D">
              <w:rPr>
                <w:noProof/>
                <w:webHidden/>
              </w:rPr>
              <w:fldChar w:fldCharType="separate"/>
            </w:r>
            <w:r w:rsidR="00CD2D6D">
              <w:rPr>
                <w:noProof/>
                <w:webHidden/>
              </w:rPr>
              <w:t>16</w:t>
            </w:r>
            <w:r w:rsidR="00CD2D6D">
              <w:rPr>
                <w:noProof/>
                <w:webHidden/>
              </w:rPr>
              <w:fldChar w:fldCharType="end"/>
            </w:r>
          </w:hyperlink>
        </w:p>
        <w:p w14:paraId="451BBA38" w14:textId="77777777" w:rsidR="00CD2D6D" w:rsidRDefault="0021530B">
          <w:pPr>
            <w:pStyle w:val="TOC1"/>
            <w:tabs>
              <w:tab w:val="right" w:leader="dot" w:pos="9016"/>
            </w:tabs>
            <w:rPr>
              <w:noProof/>
              <w:sz w:val="22"/>
              <w:szCs w:val="22"/>
              <w:lang w:eastAsia="en-GB"/>
            </w:rPr>
          </w:pPr>
          <w:hyperlink w:anchor="_Toc497823420" w:history="1">
            <w:r w:rsidR="00CD2D6D" w:rsidRPr="00C4064C">
              <w:rPr>
                <w:rStyle w:val="Hyperlink"/>
                <w:noProof/>
              </w:rPr>
              <w:t>Test Plans</w:t>
            </w:r>
            <w:r w:rsidR="00CD2D6D">
              <w:rPr>
                <w:noProof/>
                <w:webHidden/>
              </w:rPr>
              <w:tab/>
            </w:r>
            <w:r w:rsidR="00CD2D6D">
              <w:rPr>
                <w:noProof/>
                <w:webHidden/>
              </w:rPr>
              <w:fldChar w:fldCharType="begin"/>
            </w:r>
            <w:r w:rsidR="00CD2D6D">
              <w:rPr>
                <w:noProof/>
                <w:webHidden/>
              </w:rPr>
              <w:instrText xml:space="preserve"> PAGEREF _Toc497823420 \h </w:instrText>
            </w:r>
            <w:r w:rsidR="00CD2D6D">
              <w:rPr>
                <w:noProof/>
                <w:webHidden/>
              </w:rPr>
            </w:r>
            <w:r w:rsidR="00CD2D6D">
              <w:rPr>
                <w:noProof/>
                <w:webHidden/>
              </w:rPr>
              <w:fldChar w:fldCharType="separate"/>
            </w:r>
            <w:r w:rsidR="00CD2D6D">
              <w:rPr>
                <w:noProof/>
                <w:webHidden/>
              </w:rPr>
              <w:t>16</w:t>
            </w:r>
            <w:r w:rsidR="00CD2D6D">
              <w:rPr>
                <w:noProof/>
                <w:webHidden/>
              </w:rPr>
              <w:fldChar w:fldCharType="end"/>
            </w:r>
          </w:hyperlink>
        </w:p>
        <w:p w14:paraId="53C3C6D1" w14:textId="77777777" w:rsidR="00CD2D6D" w:rsidRDefault="0021530B">
          <w:pPr>
            <w:pStyle w:val="TOC2"/>
            <w:tabs>
              <w:tab w:val="right" w:leader="dot" w:pos="9016"/>
            </w:tabs>
            <w:rPr>
              <w:noProof/>
              <w:sz w:val="22"/>
              <w:szCs w:val="22"/>
              <w:lang w:eastAsia="en-GB"/>
            </w:rPr>
          </w:pPr>
          <w:hyperlink w:anchor="_Toc497823421" w:history="1">
            <w:r w:rsidR="00CD2D6D" w:rsidRPr="00C4064C">
              <w:rPr>
                <w:rStyle w:val="Hyperlink"/>
                <w:noProof/>
              </w:rPr>
              <w:t>Technical Testing</w:t>
            </w:r>
            <w:r w:rsidR="00CD2D6D">
              <w:rPr>
                <w:noProof/>
                <w:webHidden/>
              </w:rPr>
              <w:tab/>
            </w:r>
            <w:r w:rsidR="00CD2D6D">
              <w:rPr>
                <w:noProof/>
                <w:webHidden/>
              </w:rPr>
              <w:fldChar w:fldCharType="begin"/>
            </w:r>
            <w:r w:rsidR="00CD2D6D">
              <w:rPr>
                <w:noProof/>
                <w:webHidden/>
              </w:rPr>
              <w:instrText xml:space="preserve"> PAGEREF _Toc497823421 \h </w:instrText>
            </w:r>
            <w:r w:rsidR="00CD2D6D">
              <w:rPr>
                <w:noProof/>
                <w:webHidden/>
              </w:rPr>
            </w:r>
            <w:r w:rsidR="00CD2D6D">
              <w:rPr>
                <w:noProof/>
                <w:webHidden/>
              </w:rPr>
              <w:fldChar w:fldCharType="separate"/>
            </w:r>
            <w:r w:rsidR="00CD2D6D">
              <w:rPr>
                <w:noProof/>
                <w:webHidden/>
              </w:rPr>
              <w:t>16</w:t>
            </w:r>
            <w:r w:rsidR="00CD2D6D">
              <w:rPr>
                <w:noProof/>
                <w:webHidden/>
              </w:rPr>
              <w:fldChar w:fldCharType="end"/>
            </w:r>
          </w:hyperlink>
        </w:p>
        <w:p w14:paraId="18AF1CEA" w14:textId="77777777" w:rsidR="00CD2D6D" w:rsidRDefault="0021530B">
          <w:pPr>
            <w:pStyle w:val="TOC3"/>
            <w:tabs>
              <w:tab w:val="right" w:leader="dot" w:pos="9016"/>
            </w:tabs>
            <w:rPr>
              <w:noProof/>
              <w:sz w:val="22"/>
              <w:szCs w:val="22"/>
              <w:lang w:eastAsia="en-GB"/>
            </w:rPr>
          </w:pPr>
          <w:hyperlink w:anchor="_Toc497823422" w:history="1">
            <w:r w:rsidR="00CD2D6D" w:rsidRPr="00C4064C">
              <w:rPr>
                <w:rStyle w:val="Hyperlink"/>
                <w:noProof/>
              </w:rPr>
              <w:t>White Box Testing</w:t>
            </w:r>
            <w:r w:rsidR="00CD2D6D">
              <w:rPr>
                <w:noProof/>
                <w:webHidden/>
              </w:rPr>
              <w:tab/>
            </w:r>
            <w:r w:rsidR="00CD2D6D">
              <w:rPr>
                <w:noProof/>
                <w:webHidden/>
              </w:rPr>
              <w:fldChar w:fldCharType="begin"/>
            </w:r>
            <w:r w:rsidR="00CD2D6D">
              <w:rPr>
                <w:noProof/>
                <w:webHidden/>
              </w:rPr>
              <w:instrText xml:space="preserve"> PAGEREF _Toc497823422 \h </w:instrText>
            </w:r>
            <w:r w:rsidR="00CD2D6D">
              <w:rPr>
                <w:noProof/>
                <w:webHidden/>
              </w:rPr>
            </w:r>
            <w:r w:rsidR="00CD2D6D">
              <w:rPr>
                <w:noProof/>
                <w:webHidden/>
              </w:rPr>
              <w:fldChar w:fldCharType="separate"/>
            </w:r>
            <w:r w:rsidR="00CD2D6D">
              <w:rPr>
                <w:noProof/>
                <w:webHidden/>
              </w:rPr>
              <w:t>17</w:t>
            </w:r>
            <w:r w:rsidR="00CD2D6D">
              <w:rPr>
                <w:noProof/>
                <w:webHidden/>
              </w:rPr>
              <w:fldChar w:fldCharType="end"/>
            </w:r>
          </w:hyperlink>
        </w:p>
        <w:p w14:paraId="10F50072" w14:textId="77777777" w:rsidR="00CD2D6D" w:rsidRDefault="0021530B">
          <w:pPr>
            <w:pStyle w:val="TOC2"/>
            <w:tabs>
              <w:tab w:val="right" w:leader="dot" w:pos="9016"/>
            </w:tabs>
            <w:rPr>
              <w:noProof/>
              <w:sz w:val="22"/>
              <w:szCs w:val="22"/>
              <w:lang w:eastAsia="en-GB"/>
            </w:rPr>
          </w:pPr>
          <w:hyperlink w:anchor="_Toc497823423" w:history="1">
            <w:r w:rsidR="00CD2D6D" w:rsidRPr="00C4064C">
              <w:rPr>
                <w:rStyle w:val="Hyperlink"/>
                <w:noProof/>
              </w:rPr>
              <w:t>User Testing</w:t>
            </w:r>
            <w:r w:rsidR="00CD2D6D">
              <w:rPr>
                <w:noProof/>
                <w:webHidden/>
              </w:rPr>
              <w:tab/>
            </w:r>
            <w:r w:rsidR="00CD2D6D">
              <w:rPr>
                <w:noProof/>
                <w:webHidden/>
              </w:rPr>
              <w:fldChar w:fldCharType="begin"/>
            </w:r>
            <w:r w:rsidR="00CD2D6D">
              <w:rPr>
                <w:noProof/>
                <w:webHidden/>
              </w:rPr>
              <w:instrText xml:space="preserve"> PAGEREF _Toc497823423 \h </w:instrText>
            </w:r>
            <w:r w:rsidR="00CD2D6D">
              <w:rPr>
                <w:noProof/>
                <w:webHidden/>
              </w:rPr>
            </w:r>
            <w:r w:rsidR="00CD2D6D">
              <w:rPr>
                <w:noProof/>
                <w:webHidden/>
              </w:rPr>
              <w:fldChar w:fldCharType="separate"/>
            </w:r>
            <w:r w:rsidR="00CD2D6D">
              <w:rPr>
                <w:noProof/>
                <w:webHidden/>
              </w:rPr>
              <w:t>17</w:t>
            </w:r>
            <w:r w:rsidR="00CD2D6D">
              <w:rPr>
                <w:noProof/>
                <w:webHidden/>
              </w:rPr>
              <w:fldChar w:fldCharType="end"/>
            </w:r>
          </w:hyperlink>
        </w:p>
        <w:p w14:paraId="221EDB2D" w14:textId="77777777" w:rsidR="00CD2D6D" w:rsidRDefault="0021530B">
          <w:pPr>
            <w:pStyle w:val="TOC3"/>
            <w:tabs>
              <w:tab w:val="right" w:leader="dot" w:pos="9016"/>
            </w:tabs>
            <w:rPr>
              <w:noProof/>
              <w:sz w:val="22"/>
              <w:szCs w:val="22"/>
              <w:lang w:eastAsia="en-GB"/>
            </w:rPr>
          </w:pPr>
          <w:hyperlink w:anchor="_Toc497823424" w:history="1">
            <w:r w:rsidR="00CD2D6D" w:rsidRPr="00C4064C">
              <w:rPr>
                <w:rStyle w:val="Hyperlink"/>
                <w:noProof/>
              </w:rPr>
              <w:t>Black Box Testing</w:t>
            </w:r>
            <w:r w:rsidR="00CD2D6D">
              <w:rPr>
                <w:noProof/>
                <w:webHidden/>
              </w:rPr>
              <w:tab/>
            </w:r>
            <w:r w:rsidR="00CD2D6D">
              <w:rPr>
                <w:noProof/>
                <w:webHidden/>
              </w:rPr>
              <w:fldChar w:fldCharType="begin"/>
            </w:r>
            <w:r w:rsidR="00CD2D6D">
              <w:rPr>
                <w:noProof/>
                <w:webHidden/>
              </w:rPr>
              <w:instrText xml:space="preserve"> PAGEREF _Toc497823424 \h </w:instrText>
            </w:r>
            <w:r w:rsidR="00CD2D6D">
              <w:rPr>
                <w:noProof/>
                <w:webHidden/>
              </w:rPr>
            </w:r>
            <w:r w:rsidR="00CD2D6D">
              <w:rPr>
                <w:noProof/>
                <w:webHidden/>
              </w:rPr>
              <w:fldChar w:fldCharType="separate"/>
            </w:r>
            <w:r w:rsidR="00CD2D6D">
              <w:rPr>
                <w:noProof/>
                <w:webHidden/>
              </w:rPr>
              <w:t>17</w:t>
            </w:r>
            <w:r w:rsidR="00CD2D6D">
              <w:rPr>
                <w:noProof/>
                <w:webHidden/>
              </w:rPr>
              <w:fldChar w:fldCharType="end"/>
            </w:r>
          </w:hyperlink>
        </w:p>
        <w:p w14:paraId="14CB04F3" w14:textId="77777777" w:rsidR="00D77DA1" w:rsidRDefault="00D77DA1">
          <w:r>
            <w:rPr>
              <w:b/>
              <w:bCs/>
              <w:noProof/>
            </w:rPr>
            <w:fldChar w:fldCharType="end"/>
          </w:r>
        </w:p>
      </w:sdtContent>
    </w:sdt>
    <w:p w14:paraId="4B898936" w14:textId="77777777" w:rsidR="00306610" w:rsidRDefault="00F52FB7" w:rsidP="00D77DA1">
      <w:pPr>
        <w:pStyle w:val="Heading1"/>
      </w:pPr>
      <w:bookmarkStart w:id="0" w:name="_Toc497823381"/>
      <w:r>
        <w:t>Game O</w:t>
      </w:r>
      <w:r w:rsidR="008E792A">
        <w:t>verview</w:t>
      </w:r>
      <w:bookmarkEnd w:id="0"/>
    </w:p>
    <w:p w14:paraId="7661B986" w14:textId="77777777" w:rsidR="008E792A" w:rsidRDefault="00F52FB7" w:rsidP="008E792A">
      <w:pPr>
        <w:pStyle w:val="Heading2"/>
      </w:pPr>
      <w:bookmarkStart w:id="1" w:name="_Toc497823382"/>
      <w:r>
        <w:t>Game P</w:t>
      </w:r>
      <w:r w:rsidR="008E792A">
        <w:t>roposal</w:t>
      </w:r>
      <w:bookmarkEnd w:id="1"/>
    </w:p>
    <w:p w14:paraId="1E1752E0" w14:textId="77777777" w:rsidR="008E792A" w:rsidRDefault="00B02DED" w:rsidP="008E792A">
      <w:r>
        <w:t>Title: Micro Mayhem</w:t>
      </w:r>
    </w:p>
    <w:p w14:paraId="7FD32553" w14:textId="77777777" w:rsidR="0030044F" w:rsidRDefault="0030044F" w:rsidP="008E792A">
      <w:r>
        <w:t>Platform: PC – Windows</w:t>
      </w:r>
      <w:r w:rsidR="009B3CB4">
        <w:t>.</w:t>
      </w:r>
    </w:p>
    <w:p w14:paraId="624BEC11" w14:textId="77777777" w:rsidR="0030044F" w:rsidRDefault="0030044F" w:rsidP="008E792A">
      <w:r>
        <w:t>Genre: Twin Stick Shooter</w:t>
      </w:r>
      <w:r w:rsidR="009B3CB4">
        <w:t>.</w:t>
      </w:r>
    </w:p>
    <w:p w14:paraId="15AC3F64" w14:textId="77777777" w:rsidR="0030044F" w:rsidRPr="008E792A" w:rsidRDefault="0030044F" w:rsidP="008E792A">
      <w:r>
        <w:t>Theme/Setting: Inside the body of a human, levels may possibly take place around vital organs and such.</w:t>
      </w:r>
    </w:p>
    <w:p w14:paraId="0C08926F" w14:textId="77777777" w:rsidR="00D77DA1" w:rsidRDefault="00F52FB7" w:rsidP="00D77DA1">
      <w:pPr>
        <w:pStyle w:val="Heading2"/>
      </w:pPr>
      <w:bookmarkStart w:id="2" w:name="_Toc497823383"/>
      <w:r>
        <w:t>S</w:t>
      </w:r>
      <w:r w:rsidR="00D77DA1">
        <w:t>ummary</w:t>
      </w:r>
      <w:bookmarkEnd w:id="2"/>
    </w:p>
    <w:p w14:paraId="3FE65B28" w14:textId="77777777" w:rsidR="00454505" w:rsidRDefault="00454505" w:rsidP="00396F6A">
      <w:pPr>
        <w:jc w:val="both"/>
        <w:rPr>
          <w:rFonts w:cstheme="minorHAnsi"/>
        </w:rPr>
        <w:pPrChange w:id="3" w:author="Gavin Baxter" w:date="2017-11-10T13:00:00Z">
          <w:pPr/>
        </w:pPrChange>
      </w:pPr>
      <w:r w:rsidRPr="00454505">
        <w:rPr>
          <w:rFonts w:cstheme="minorHAnsi"/>
        </w:rPr>
        <w:t>“Micro Mayhem” puts the player in control of a technologically advanced form of medication, wittingly named “RoboPill”. RoboPill is a new form of medication that was able to be developed due to recent medical advancements. The player’s job, as RoboPill, is to enter the patients system, and destroy all harmful bacteria whilst saving as many healthy cells as possible. The player will progress through the game in a level-based fashion, earning evolution points at the end of each level depending on how well he was able to help the patient.</w:t>
      </w:r>
    </w:p>
    <w:p w14:paraId="0343D52B" w14:textId="77777777" w:rsidR="00454505" w:rsidRDefault="00454505" w:rsidP="00454505">
      <w:pPr>
        <w:pStyle w:val="Heading2"/>
      </w:pPr>
      <w:bookmarkStart w:id="4" w:name="_Toc497823384"/>
      <w:r>
        <w:t>Gameplay</w:t>
      </w:r>
      <w:bookmarkEnd w:id="4"/>
    </w:p>
    <w:p w14:paraId="5C55789C" w14:textId="77777777" w:rsidR="00454505" w:rsidRDefault="00454505" w:rsidP="00454505">
      <w:pPr>
        <w:pStyle w:val="Heading3"/>
      </w:pPr>
      <w:bookmarkStart w:id="5" w:name="_Toc497823385"/>
      <w:r>
        <w:t>Navigation</w:t>
      </w:r>
      <w:bookmarkEnd w:id="5"/>
    </w:p>
    <w:p w14:paraId="5600D609" w14:textId="77777777" w:rsidR="00454505" w:rsidRPr="00454505" w:rsidRDefault="00454505" w:rsidP="00396F6A">
      <w:pPr>
        <w:jc w:val="both"/>
        <w:rPr>
          <w:rFonts w:cstheme="minorHAnsi"/>
        </w:rPr>
        <w:pPrChange w:id="6" w:author="Gavin Baxter" w:date="2017-11-10T13:00:00Z">
          <w:pPr/>
        </w:pPrChange>
      </w:pPr>
      <w:r w:rsidRPr="00454505">
        <w:rPr>
          <w:rFonts w:cstheme="minorHAnsi"/>
        </w:rPr>
        <w:t xml:space="preserve">The player will control RoboPill from an almost orthographic angled camera, whilst retaining full 3D perspective view. </w:t>
      </w:r>
    </w:p>
    <w:p w14:paraId="791FEE2F" w14:textId="77777777" w:rsidR="00454505" w:rsidRPr="00454505" w:rsidRDefault="00454505" w:rsidP="00396F6A">
      <w:pPr>
        <w:jc w:val="both"/>
        <w:rPr>
          <w:rFonts w:cstheme="minorHAnsi"/>
        </w:rPr>
        <w:pPrChange w:id="7" w:author="Gavin Baxter" w:date="2017-11-10T13:00:00Z">
          <w:pPr/>
        </w:pPrChange>
      </w:pPr>
      <w:r w:rsidRPr="00454505">
        <w:rPr>
          <w:rFonts w:cstheme="minorHAnsi"/>
          <w:noProof/>
          <w:lang w:eastAsia="en-GB"/>
        </w:rPr>
        <w:lastRenderedPageBreak/>
        <w:drawing>
          <wp:anchor distT="0" distB="0" distL="114300" distR="114300" simplePos="0" relativeHeight="251669504" behindDoc="0" locked="0" layoutInCell="1" allowOverlap="1" wp14:anchorId="56D2FD46" wp14:editId="774B5AB7">
            <wp:simplePos x="0" y="0"/>
            <wp:positionH relativeFrom="column">
              <wp:align>right</wp:align>
            </wp:positionH>
            <wp:positionV relativeFrom="paragraph">
              <wp:posOffset>233680</wp:posOffset>
            </wp:positionV>
            <wp:extent cx="3331210" cy="1865630"/>
            <wp:effectExtent l="0" t="0" r="2540" b="1270"/>
            <wp:wrapSquare wrapText="bothSides"/>
            <wp:docPr id="6" name="Picture 6" descr="RoboPillPlasma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PillPlasmaGu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1210" cy="1865630"/>
                    </a:xfrm>
                    <a:prstGeom prst="rect">
                      <a:avLst/>
                    </a:prstGeom>
                    <a:noFill/>
                  </pic:spPr>
                </pic:pic>
              </a:graphicData>
            </a:graphic>
            <wp14:sizeRelH relativeFrom="page">
              <wp14:pctWidth>0</wp14:pctWidth>
            </wp14:sizeRelH>
            <wp14:sizeRelV relativeFrom="page">
              <wp14:pctHeight>0</wp14:pctHeight>
            </wp14:sizeRelV>
          </wp:anchor>
        </w:drawing>
      </w:r>
      <w:r w:rsidRPr="00454505">
        <w:rPr>
          <w:rFonts w:cstheme="minorHAnsi"/>
        </w:rPr>
        <w:t>As can be seen in the reference image, RoboPill’s body is section into two parts; Upper &amp; Lower. This allows for more in-depth control of the character in regards to movement and aiming.</w:t>
      </w:r>
    </w:p>
    <w:p w14:paraId="590175E3" w14:textId="77777777" w:rsidR="00454505" w:rsidRPr="00454505" w:rsidRDefault="00454505" w:rsidP="00396F6A">
      <w:pPr>
        <w:jc w:val="both"/>
        <w:rPr>
          <w:rFonts w:cstheme="minorHAnsi"/>
        </w:rPr>
        <w:pPrChange w:id="8" w:author="Gavin Baxter" w:date="2017-11-10T13:00:00Z">
          <w:pPr/>
        </w:pPrChange>
      </w:pPr>
      <w:r w:rsidRPr="00454505">
        <w:rPr>
          <w:rFonts w:cstheme="minorHAnsi"/>
        </w:rPr>
        <w:t xml:space="preserve"> Using WASD or the arrow keys, the player will be able to manipulate RoboPill’s lower-body thruster to move him around the environment using a fixed axis; meaning they will thrust in the same direction regardless of the rotation of RoboPill’s upper-body. </w:t>
      </w:r>
    </w:p>
    <w:p w14:paraId="28146633" w14:textId="77777777" w:rsidR="008E792A" w:rsidRPr="0022605D" w:rsidRDefault="00454505" w:rsidP="00396F6A">
      <w:pPr>
        <w:jc w:val="both"/>
        <w:rPr>
          <w:rFonts w:cstheme="minorHAnsi"/>
        </w:rPr>
        <w:pPrChange w:id="9" w:author="Gavin Baxter" w:date="2017-11-10T13:00:00Z">
          <w:pPr/>
        </w:pPrChange>
      </w:pPr>
      <w:r w:rsidRPr="00454505">
        <w:rPr>
          <w:rFonts w:cstheme="minorHAnsi"/>
        </w:rPr>
        <w:t>The mouse pointer will be used to rotate the upper-half of RoboPill’s body, giving a full 360 degree range of motion to fire weapons. The upper-half will be rotated depending on the angle between the mouse pointer and the character’s world position.</w:t>
      </w:r>
    </w:p>
    <w:p w14:paraId="31A1791C" w14:textId="77777777" w:rsidR="00D77DA1" w:rsidRDefault="00F52FB7" w:rsidP="00396F6A">
      <w:pPr>
        <w:pStyle w:val="Heading1"/>
        <w:jc w:val="both"/>
        <w:pPrChange w:id="10" w:author="Gavin Baxter" w:date="2017-11-10T13:00:00Z">
          <w:pPr>
            <w:pStyle w:val="Heading1"/>
          </w:pPr>
        </w:pPrChange>
      </w:pPr>
      <w:bookmarkStart w:id="11" w:name="_Toc497823386"/>
      <w:r>
        <w:t>I</w:t>
      </w:r>
      <w:r w:rsidR="00D77DA1">
        <w:t>nfluences</w:t>
      </w:r>
      <w:bookmarkEnd w:id="11"/>
    </w:p>
    <w:p w14:paraId="1AB0050F" w14:textId="77777777" w:rsidR="00521B5B" w:rsidRDefault="0030044F" w:rsidP="00396F6A">
      <w:pPr>
        <w:jc w:val="both"/>
        <w:pPrChange w:id="12" w:author="Gavin Baxter" w:date="2017-11-10T13:00:00Z">
          <w:pPr/>
        </w:pPrChange>
      </w:pPr>
      <w:r>
        <w:t>The gameplay itself will take influence from other very successful twin stick shooters such as Assault Android Cactus, Helldivers and Super Stardust Ultra. Our game will stay true to its genre as it will be incredibly hectic and fast-paced, not giving the player time to think and allow them to be immersed in the action of each level.</w:t>
      </w:r>
    </w:p>
    <w:p w14:paraId="6DBEDAC7" w14:textId="77777777" w:rsidR="003F7FFC" w:rsidRDefault="00521B5B" w:rsidP="00396F6A">
      <w:pPr>
        <w:jc w:val="both"/>
        <w:pPrChange w:id="13" w:author="Gavin Baxter" w:date="2017-11-10T13:00:00Z">
          <w:pPr/>
        </w:pPrChange>
      </w:pPr>
      <w:r>
        <w:t>The game’s art style has been influenced by things such as Super Stardust Ultra</w:t>
      </w:r>
      <w:r w:rsidR="00B02DED">
        <w:t>, Overcooked,</w:t>
      </w:r>
      <w:r>
        <w:t xml:space="preserve"> and Hotline Miami where there is a lot going on the screen at once and the models and level will all be done in 3D.</w:t>
      </w:r>
      <w:r w:rsidR="00DC59EE">
        <w:t xml:space="preserve"> The game will also be influenced from these games in the sense that the more enemies the player kills in rapid succession, the more points they will be awarded.</w:t>
      </w:r>
      <w:r>
        <w:t xml:space="preserve"> However the player will only have to worry about moving on one axis. Images can be found in the Mood Board, the Sketches and Concept Art sections as well as the Appendix Document to give a clearer idea on how the game will look.</w:t>
      </w:r>
    </w:p>
    <w:p w14:paraId="4DDBE553" w14:textId="77777777" w:rsidR="00521B5B" w:rsidRPr="00D77DA1" w:rsidRDefault="003F7FFC" w:rsidP="00D77DA1">
      <w:r>
        <w:br w:type="page"/>
      </w:r>
    </w:p>
    <w:p w14:paraId="07F983B0" w14:textId="77777777" w:rsidR="003F7FFC" w:rsidRDefault="00F52FB7" w:rsidP="003F7FFC">
      <w:pPr>
        <w:pStyle w:val="Heading1"/>
      </w:pPr>
      <w:bookmarkStart w:id="14" w:name="_Toc497823387"/>
      <w:r>
        <w:lastRenderedPageBreak/>
        <w:t>M</w:t>
      </w:r>
      <w:r w:rsidR="00D77DA1">
        <w:t>ood board</w:t>
      </w:r>
      <w:bookmarkEnd w:id="14"/>
    </w:p>
    <w:p w14:paraId="0A3DA4F2" w14:textId="77777777" w:rsidR="003F7FFC" w:rsidRDefault="003F7FFC" w:rsidP="003F7FFC">
      <w:r>
        <w:rPr>
          <w:noProof/>
          <w:lang w:eastAsia="en-GB"/>
        </w:rPr>
        <w:drawing>
          <wp:anchor distT="0" distB="0" distL="114300" distR="114300" simplePos="0" relativeHeight="251677696" behindDoc="1" locked="0" layoutInCell="1" allowOverlap="1" wp14:anchorId="20E41B17" wp14:editId="69EFF787">
            <wp:simplePos x="0" y="0"/>
            <wp:positionH relativeFrom="margin">
              <wp:align>left</wp:align>
            </wp:positionH>
            <wp:positionV relativeFrom="paragraph">
              <wp:posOffset>4172585</wp:posOffset>
            </wp:positionV>
            <wp:extent cx="5740541" cy="32289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tlineMiam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541" cy="32289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6672" behindDoc="1" locked="0" layoutInCell="1" allowOverlap="1" wp14:anchorId="35F7DC65" wp14:editId="00CEED2E">
            <wp:simplePos x="0" y="0"/>
            <wp:positionH relativeFrom="margin">
              <wp:align>left</wp:align>
            </wp:positionH>
            <wp:positionV relativeFrom="paragraph">
              <wp:posOffset>67944</wp:posOffset>
            </wp:positionV>
            <wp:extent cx="5740540" cy="32289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erStardustUltr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2573" cy="3246993"/>
                    </a:xfrm>
                    <a:prstGeom prst="rect">
                      <a:avLst/>
                    </a:prstGeom>
                  </pic:spPr>
                </pic:pic>
              </a:graphicData>
            </a:graphic>
            <wp14:sizeRelH relativeFrom="page">
              <wp14:pctWidth>0</wp14:pctWidth>
            </wp14:sizeRelH>
            <wp14:sizeRelV relativeFrom="page">
              <wp14:pctHeight>0</wp14:pctHeight>
            </wp14:sizeRelV>
          </wp:anchor>
        </w:drawing>
      </w:r>
      <w:r>
        <w:br w:type="page"/>
      </w:r>
    </w:p>
    <w:p w14:paraId="79ED9F9E" w14:textId="77777777" w:rsidR="003F7FFC" w:rsidRDefault="003F7FFC">
      <w:pPr>
        <w:rPr>
          <w:caps/>
          <w:color w:val="FFFFFF" w:themeColor="background1"/>
          <w:spacing w:val="15"/>
          <w:sz w:val="22"/>
          <w:szCs w:val="22"/>
        </w:rPr>
      </w:pPr>
      <w:r>
        <w:rPr>
          <w:noProof/>
          <w:lang w:eastAsia="en-GB"/>
        </w:rPr>
        <w:lastRenderedPageBreak/>
        <w:drawing>
          <wp:anchor distT="0" distB="0" distL="114300" distR="114300" simplePos="0" relativeHeight="251679744" behindDoc="1" locked="0" layoutInCell="1" allowOverlap="1" wp14:anchorId="1D6DB310" wp14:editId="147B2CE1">
            <wp:simplePos x="0" y="0"/>
            <wp:positionH relativeFrom="margin">
              <wp:align>right</wp:align>
            </wp:positionH>
            <wp:positionV relativeFrom="paragraph">
              <wp:posOffset>4464050</wp:posOffset>
            </wp:positionV>
            <wp:extent cx="5731510" cy="3223895"/>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vercook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8720" behindDoc="1" locked="0" layoutInCell="1" allowOverlap="1" wp14:anchorId="54757E54" wp14:editId="3A7C42C2">
            <wp:simplePos x="0" y="0"/>
            <wp:positionH relativeFrom="margin">
              <wp:align>right</wp:align>
            </wp:positionH>
            <wp:positionV relativeFrom="paragraph">
              <wp:posOffset>358775</wp:posOffset>
            </wp:positionV>
            <wp:extent cx="5723606" cy="32194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aultAndroidCactu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3606" cy="3219450"/>
                    </a:xfrm>
                    <a:prstGeom prst="rect">
                      <a:avLst/>
                    </a:prstGeom>
                  </pic:spPr>
                </pic:pic>
              </a:graphicData>
            </a:graphic>
            <wp14:sizeRelH relativeFrom="page">
              <wp14:pctWidth>0</wp14:pctWidth>
            </wp14:sizeRelH>
            <wp14:sizeRelV relativeFrom="page">
              <wp14:pctHeight>0</wp14:pctHeight>
            </wp14:sizeRelV>
          </wp:anchor>
        </w:drawing>
      </w:r>
      <w:r>
        <w:br w:type="page"/>
      </w:r>
    </w:p>
    <w:p w14:paraId="2C116A15" w14:textId="77777777" w:rsidR="009B31D6" w:rsidRDefault="00F52FB7" w:rsidP="009B31D6">
      <w:pPr>
        <w:pStyle w:val="Heading1"/>
      </w:pPr>
      <w:bookmarkStart w:id="15" w:name="_Toc497823388"/>
      <w:r>
        <w:lastRenderedPageBreak/>
        <w:t>A</w:t>
      </w:r>
      <w:r w:rsidR="009B31D6">
        <w:t>pproaches</w:t>
      </w:r>
      <w:bookmarkEnd w:id="15"/>
    </w:p>
    <w:p w14:paraId="331F80DF" w14:textId="77777777" w:rsidR="009B31D6" w:rsidRDefault="00F52FB7" w:rsidP="009B31D6">
      <w:pPr>
        <w:pStyle w:val="Heading2"/>
      </w:pPr>
      <w:bookmarkStart w:id="16" w:name="_Toc497823389"/>
      <w:r>
        <w:t>Chosen A</w:t>
      </w:r>
      <w:r w:rsidR="009B31D6">
        <w:t>pproach</w:t>
      </w:r>
      <w:bookmarkEnd w:id="16"/>
    </w:p>
    <w:p w14:paraId="5A9FAB4D" w14:textId="77777777" w:rsidR="009B31D6" w:rsidRDefault="002927EB" w:rsidP="00396F6A">
      <w:pPr>
        <w:jc w:val="both"/>
        <w:pPrChange w:id="17" w:author="Gavin Baxter" w:date="2017-11-10T13:00:00Z">
          <w:pPr/>
        </w:pPrChange>
      </w:pPr>
      <w:r>
        <w:t>We decided to go with the Agile Software Development Life Cycle. It was agreed that due to the short amount of time we have to create the game this approach will work best for our team as it allows for lots of very quick iteration and is flexible when it comes to making changes to the project</w:t>
      </w:r>
      <w:r w:rsidR="00BD395C">
        <w:t>, this will work well as we have ideas for the project that can be implemented later if the time is available for us</w:t>
      </w:r>
      <w:r>
        <w:t>. It also fits very well with our test plans as we decided that we would test as we implement which Agile encourages. However, what we did choose to amend were the scrum meetings, instead we will merge them with our weekly minutes meetings and use that to address any and all problems while we are developing the project.</w:t>
      </w:r>
      <w:r w:rsidR="00BD395C">
        <w:t xml:space="preserve"> Instead of releasing the project to any form of client or outside tester we will be handling the majority of it internally</w:t>
      </w:r>
      <w:r w:rsidR="00083D15">
        <w:t>.</w:t>
      </w:r>
      <w:r w:rsidR="00BD395C">
        <w:t xml:space="preserve"> </w:t>
      </w:r>
      <w:del w:id="18" w:author="Gavin Baxter" w:date="2017-11-10T12:25:00Z">
        <w:r w:rsidR="00BD395C" w:rsidDel="00083D15">
          <w:delText>and will be critical of each other’s work in order to create the best project in the allotted time.</w:delText>
        </w:r>
      </w:del>
    </w:p>
    <w:p w14:paraId="3A7B7CF8" w14:textId="77777777" w:rsidR="009B31D6" w:rsidRDefault="00F52FB7" w:rsidP="00396F6A">
      <w:pPr>
        <w:pStyle w:val="Heading2"/>
        <w:jc w:val="both"/>
        <w:pPrChange w:id="19" w:author="Gavin Baxter" w:date="2017-11-10T13:00:00Z">
          <w:pPr>
            <w:pStyle w:val="Heading2"/>
          </w:pPr>
        </w:pPrChange>
      </w:pPr>
      <w:bookmarkStart w:id="20" w:name="_Toc497823390"/>
      <w:r>
        <w:t>Rejected A</w:t>
      </w:r>
      <w:r w:rsidR="009B31D6">
        <w:t>pproaches</w:t>
      </w:r>
      <w:bookmarkEnd w:id="20"/>
    </w:p>
    <w:p w14:paraId="2E760153" w14:textId="77777777" w:rsidR="009B31D6" w:rsidRDefault="0022605D" w:rsidP="00396F6A">
      <w:pPr>
        <w:jc w:val="both"/>
        <w:pPrChange w:id="21" w:author="Gavin Baxter" w:date="2017-11-10T13:00:00Z">
          <w:pPr/>
        </w:pPrChange>
      </w:pPr>
      <w:r>
        <w:t xml:space="preserve">The Waterfall Approach was discussed as a possibility, but ultimately was rejected due to it not being as flexible for later implementation as it has a lengthy, yet rigorous, iterative nature. Had we been given access to a longer timescale to plan, design and develop the project we may have been able to use the Waterfall Approach. The V-Shaped Model had also been suggested, but it was decided that this approach was too similar to the Waterfall Model and we would face too many of the same problems. </w:t>
      </w:r>
    </w:p>
    <w:p w14:paraId="001D8EB8" w14:textId="77777777" w:rsidR="009B31D6" w:rsidRDefault="00F52FB7" w:rsidP="009B31D6">
      <w:pPr>
        <w:pStyle w:val="Heading1"/>
      </w:pPr>
      <w:bookmarkStart w:id="22" w:name="_Toc497823391"/>
      <w:r>
        <w:t>List of R</w:t>
      </w:r>
      <w:r w:rsidR="009B31D6">
        <w:t>esources</w:t>
      </w:r>
      <w:bookmarkEnd w:id="22"/>
    </w:p>
    <w:p w14:paraId="08F8D9DA" w14:textId="77777777" w:rsidR="009B31D6" w:rsidRDefault="00D93AB0" w:rsidP="009B31D6">
      <w:r>
        <w:t>Resources that will be required in order to make the game</w:t>
      </w:r>
      <w:r w:rsidR="009B31D6">
        <w:t>,</w:t>
      </w:r>
      <w:r>
        <w:t xml:space="preserve"> e.g.</w:t>
      </w:r>
      <w:r w:rsidR="009B31D6">
        <w:t xml:space="preserve"> sound effects, models, textures, etc.</w:t>
      </w:r>
    </w:p>
    <w:tbl>
      <w:tblPr>
        <w:tblStyle w:val="TableGrid"/>
        <w:tblW w:w="0" w:type="auto"/>
        <w:tblLook w:val="04A0" w:firstRow="1" w:lastRow="0" w:firstColumn="1" w:lastColumn="0" w:noHBand="0" w:noVBand="1"/>
      </w:tblPr>
      <w:tblGrid>
        <w:gridCol w:w="3005"/>
        <w:gridCol w:w="3005"/>
        <w:gridCol w:w="3006"/>
      </w:tblGrid>
      <w:tr w:rsidR="0022605D" w14:paraId="43AEF249" w14:textId="77777777" w:rsidTr="0022605D">
        <w:tc>
          <w:tcPr>
            <w:tcW w:w="3005" w:type="dxa"/>
          </w:tcPr>
          <w:p w14:paraId="4DCA2BBB" w14:textId="77777777" w:rsidR="0022605D" w:rsidRPr="0022605D" w:rsidRDefault="0022605D" w:rsidP="0022605D">
            <w:pPr>
              <w:jc w:val="center"/>
              <w:rPr>
                <w:b/>
              </w:rPr>
            </w:pPr>
            <w:r>
              <w:rPr>
                <w:b/>
              </w:rPr>
              <w:t>Models</w:t>
            </w:r>
          </w:p>
        </w:tc>
        <w:tc>
          <w:tcPr>
            <w:tcW w:w="3005" w:type="dxa"/>
          </w:tcPr>
          <w:p w14:paraId="5FFC7B3D" w14:textId="77777777" w:rsidR="0022605D" w:rsidRPr="0022605D" w:rsidRDefault="0022605D" w:rsidP="0022605D">
            <w:pPr>
              <w:jc w:val="center"/>
              <w:rPr>
                <w:b/>
              </w:rPr>
            </w:pPr>
            <w:r>
              <w:rPr>
                <w:b/>
              </w:rPr>
              <w:t>Textures</w:t>
            </w:r>
          </w:p>
        </w:tc>
        <w:tc>
          <w:tcPr>
            <w:tcW w:w="3006" w:type="dxa"/>
          </w:tcPr>
          <w:p w14:paraId="7410CDAA" w14:textId="77777777" w:rsidR="0022605D" w:rsidRPr="0022605D" w:rsidRDefault="0022605D" w:rsidP="0022605D">
            <w:pPr>
              <w:jc w:val="center"/>
              <w:rPr>
                <w:b/>
              </w:rPr>
            </w:pPr>
            <w:r>
              <w:rPr>
                <w:b/>
              </w:rPr>
              <w:t>Sound Effects</w:t>
            </w:r>
          </w:p>
        </w:tc>
      </w:tr>
      <w:tr w:rsidR="0022605D" w14:paraId="7A9AB19D" w14:textId="77777777" w:rsidTr="0022605D">
        <w:tc>
          <w:tcPr>
            <w:tcW w:w="3005" w:type="dxa"/>
          </w:tcPr>
          <w:p w14:paraId="2991BA5B" w14:textId="77777777" w:rsidR="0022605D" w:rsidRDefault="00D93AB0" w:rsidP="00D93AB0">
            <w:r>
              <w:t>Player Character</w:t>
            </w:r>
          </w:p>
        </w:tc>
        <w:tc>
          <w:tcPr>
            <w:tcW w:w="3005" w:type="dxa"/>
          </w:tcPr>
          <w:p w14:paraId="56A6F4BF" w14:textId="77777777" w:rsidR="0022605D" w:rsidRDefault="00D93AB0" w:rsidP="009B31D6">
            <w:r>
              <w:t>Player Texture</w:t>
            </w:r>
          </w:p>
        </w:tc>
        <w:tc>
          <w:tcPr>
            <w:tcW w:w="3006" w:type="dxa"/>
          </w:tcPr>
          <w:p w14:paraId="5E082C5C" w14:textId="77777777" w:rsidR="0022605D" w:rsidRDefault="00D93AB0" w:rsidP="009B31D6">
            <w:r>
              <w:t>Player Firing</w:t>
            </w:r>
          </w:p>
        </w:tc>
      </w:tr>
      <w:tr w:rsidR="0022605D" w14:paraId="06B8D0D8" w14:textId="77777777" w:rsidTr="0022605D">
        <w:tc>
          <w:tcPr>
            <w:tcW w:w="3005" w:type="dxa"/>
          </w:tcPr>
          <w:p w14:paraId="1B9CDF54" w14:textId="77777777" w:rsidR="0022605D" w:rsidRDefault="00D93AB0" w:rsidP="009B31D6">
            <w:r>
              <w:t>Melee Enemy Type</w:t>
            </w:r>
          </w:p>
        </w:tc>
        <w:tc>
          <w:tcPr>
            <w:tcW w:w="3005" w:type="dxa"/>
          </w:tcPr>
          <w:p w14:paraId="6C3066C4" w14:textId="77777777" w:rsidR="0022605D" w:rsidRDefault="00D93AB0" w:rsidP="009B31D6">
            <w:r>
              <w:t>Power-Ups Texture</w:t>
            </w:r>
          </w:p>
        </w:tc>
        <w:tc>
          <w:tcPr>
            <w:tcW w:w="3006" w:type="dxa"/>
          </w:tcPr>
          <w:p w14:paraId="17E35176" w14:textId="77777777" w:rsidR="0022605D" w:rsidRDefault="00D93AB0" w:rsidP="009B31D6">
            <w:r>
              <w:t>Player Taking Damage</w:t>
            </w:r>
          </w:p>
        </w:tc>
      </w:tr>
      <w:tr w:rsidR="0022605D" w14:paraId="5435B0CB" w14:textId="77777777" w:rsidTr="0022605D">
        <w:tc>
          <w:tcPr>
            <w:tcW w:w="3005" w:type="dxa"/>
          </w:tcPr>
          <w:p w14:paraId="7B30B20D" w14:textId="77777777" w:rsidR="0022605D" w:rsidRDefault="00D93AB0" w:rsidP="009B31D6">
            <w:r>
              <w:t>Martyr Enemy Type</w:t>
            </w:r>
          </w:p>
        </w:tc>
        <w:tc>
          <w:tcPr>
            <w:tcW w:w="3005" w:type="dxa"/>
          </w:tcPr>
          <w:p w14:paraId="162B96C9" w14:textId="77777777" w:rsidR="0022605D" w:rsidRDefault="00D93AB0" w:rsidP="009B31D6">
            <w:r>
              <w:t>Player Main Weapon Texture</w:t>
            </w:r>
          </w:p>
        </w:tc>
        <w:tc>
          <w:tcPr>
            <w:tcW w:w="3006" w:type="dxa"/>
          </w:tcPr>
          <w:p w14:paraId="21444C74" w14:textId="77777777" w:rsidR="0022605D" w:rsidRDefault="00D93AB0" w:rsidP="009B31D6">
            <w:r>
              <w:t xml:space="preserve">Enemy Firing </w:t>
            </w:r>
          </w:p>
        </w:tc>
      </w:tr>
      <w:tr w:rsidR="00D93AB0" w14:paraId="0477A1B6" w14:textId="77777777" w:rsidTr="0022605D">
        <w:tc>
          <w:tcPr>
            <w:tcW w:w="3005" w:type="dxa"/>
          </w:tcPr>
          <w:p w14:paraId="2ACC2D7F" w14:textId="77777777" w:rsidR="00D93AB0" w:rsidRDefault="00D93AB0" w:rsidP="009B31D6">
            <w:r>
              <w:t>Shooter Enemy Type</w:t>
            </w:r>
          </w:p>
        </w:tc>
        <w:tc>
          <w:tcPr>
            <w:tcW w:w="3005" w:type="dxa"/>
          </w:tcPr>
          <w:p w14:paraId="75FA1B21" w14:textId="77777777" w:rsidR="00D93AB0" w:rsidRDefault="00D93AB0" w:rsidP="009B31D6">
            <w:r>
              <w:t>Melee Enemy Texture</w:t>
            </w:r>
          </w:p>
        </w:tc>
        <w:tc>
          <w:tcPr>
            <w:tcW w:w="3006" w:type="dxa"/>
          </w:tcPr>
          <w:p w14:paraId="16EFB175" w14:textId="77777777" w:rsidR="00D93AB0" w:rsidRDefault="00D93AB0" w:rsidP="009B31D6">
            <w:r>
              <w:t>Enemy Taking Damage</w:t>
            </w:r>
          </w:p>
        </w:tc>
      </w:tr>
      <w:tr w:rsidR="00D93AB0" w14:paraId="0E40A042" w14:textId="77777777" w:rsidTr="0022605D">
        <w:tc>
          <w:tcPr>
            <w:tcW w:w="3005" w:type="dxa"/>
          </w:tcPr>
          <w:p w14:paraId="7C836C2D" w14:textId="77777777" w:rsidR="00D93AB0" w:rsidRDefault="00D93AB0" w:rsidP="009B31D6">
            <w:r>
              <w:t>Brute Enemy Type</w:t>
            </w:r>
          </w:p>
        </w:tc>
        <w:tc>
          <w:tcPr>
            <w:tcW w:w="3005" w:type="dxa"/>
          </w:tcPr>
          <w:p w14:paraId="58D9E8DE" w14:textId="77777777" w:rsidR="00D93AB0" w:rsidRDefault="00D93AB0" w:rsidP="009B31D6">
            <w:r>
              <w:t>Martyr Enemy Texture</w:t>
            </w:r>
          </w:p>
        </w:tc>
        <w:tc>
          <w:tcPr>
            <w:tcW w:w="3006" w:type="dxa"/>
          </w:tcPr>
          <w:p w14:paraId="3AC7637E" w14:textId="77777777" w:rsidR="00D93AB0" w:rsidRDefault="00D93AB0" w:rsidP="009B31D6">
            <w:r>
              <w:t>Friendly Firing</w:t>
            </w:r>
          </w:p>
        </w:tc>
      </w:tr>
      <w:tr w:rsidR="00D93AB0" w14:paraId="4D352E78" w14:textId="77777777" w:rsidTr="0022605D">
        <w:tc>
          <w:tcPr>
            <w:tcW w:w="3005" w:type="dxa"/>
          </w:tcPr>
          <w:p w14:paraId="6050C264" w14:textId="77777777" w:rsidR="00D93AB0" w:rsidRDefault="00D93AB0" w:rsidP="009B31D6">
            <w:r>
              <w:t>Level Environments</w:t>
            </w:r>
          </w:p>
        </w:tc>
        <w:tc>
          <w:tcPr>
            <w:tcW w:w="3005" w:type="dxa"/>
          </w:tcPr>
          <w:p w14:paraId="153E5BEF" w14:textId="77777777" w:rsidR="00D93AB0" w:rsidRDefault="00D93AB0" w:rsidP="009B31D6">
            <w:r>
              <w:t>Shooter Enemy Texture</w:t>
            </w:r>
          </w:p>
        </w:tc>
        <w:tc>
          <w:tcPr>
            <w:tcW w:w="3006" w:type="dxa"/>
          </w:tcPr>
          <w:p w14:paraId="14599EFE" w14:textId="77777777" w:rsidR="00D93AB0" w:rsidRDefault="00D93AB0" w:rsidP="009B31D6">
            <w:r>
              <w:t>Friendly Taking Damage</w:t>
            </w:r>
          </w:p>
        </w:tc>
      </w:tr>
      <w:tr w:rsidR="00D93AB0" w14:paraId="461CA4B2" w14:textId="77777777" w:rsidTr="0022605D">
        <w:tc>
          <w:tcPr>
            <w:tcW w:w="3005" w:type="dxa"/>
          </w:tcPr>
          <w:p w14:paraId="0C449447" w14:textId="77777777" w:rsidR="00D93AB0" w:rsidRDefault="00D93AB0" w:rsidP="009B31D6">
            <w:r>
              <w:t xml:space="preserve">Power-Ups </w:t>
            </w:r>
          </w:p>
        </w:tc>
        <w:tc>
          <w:tcPr>
            <w:tcW w:w="3005" w:type="dxa"/>
          </w:tcPr>
          <w:p w14:paraId="3DF923BC" w14:textId="77777777" w:rsidR="00D93AB0" w:rsidRDefault="00D93AB0" w:rsidP="009B31D6">
            <w:r>
              <w:t>Brute Enemy Texture</w:t>
            </w:r>
          </w:p>
        </w:tc>
        <w:tc>
          <w:tcPr>
            <w:tcW w:w="3006" w:type="dxa"/>
          </w:tcPr>
          <w:p w14:paraId="19DCC921" w14:textId="77777777" w:rsidR="00D93AB0" w:rsidRDefault="00D93AB0" w:rsidP="009B31D6">
            <w:r>
              <w:t>Player Dying</w:t>
            </w:r>
          </w:p>
        </w:tc>
      </w:tr>
      <w:tr w:rsidR="00D93AB0" w14:paraId="1A509371" w14:textId="77777777" w:rsidTr="0022605D">
        <w:tc>
          <w:tcPr>
            <w:tcW w:w="3005" w:type="dxa"/>
          </w:tcPr>
          <w:p w14:paraId="53E712DC" w14:textId="77777777" w:rsidR="00D93AB0" w:rsidRDefault="00D93AB0" w:rsidP="009B31D6">
            <w:r>
              <w:t>Friendly Characters</w:t>
            </w:r>
          </w:p>
        </w:tc>
        <w:tc>
          <w:tcPr>
            <w:tcW w:w="3005" w:type="dxa"/>
          </w:tcPr>
          <w:p w14:paraId="62CB65B9" w14:textId="77777777" w:rsidR="00D93AB0" w:rsidRDefault="00D93AB0" w:rsidP="009B31D6">
            <w:r>
              <w:t>Friendly Character Textures</w:t>
            </w:r>
          </w:p>
        </w:tc>
        <w:tc>
          <w:tcPr>
            <w:tcW w:w="3006" w:type="dxa"/>
          </w:tcPr>
          <w:p w14:paraId="300A6850" w14:textId="77777777" w:rsidR="00D93AB0" w:rsidRDefault="00D93AB0" w:rsidP="009B31D6">
            <w:r>
              <w:t>Enemy Dying</w:t>
            </w:r>
          </w:p>
        </w:tc>
      </w:tr>
      <w:tr w:rsidR="00D93AB0" w14:paraId="0E5442D6" w14:textId="77777777" w:rsidTr="0022605D">
        <w:tc>
          <w:tcPr>
            <w:tcW w:w="3005" w:type="dxa"/>
          </w:tcPr>
          <w:p w14:paraId="20350961" w14:textId="77777777" w:rsidR="00D93AB0" w:rsidRDefault="00D93AB0" w:rsidP="009B31D6"/>
        </w:tc>
        <w:tc>
          <w:tcPr>
            <w:tcW w:w="3005" w:type="dxa"/>
          </w:tcPr>
          <w:p w14:paraId="2DB591FA" w14:textId="77777777" w:rsidR="00D93AB0" w:rsidRDefault="00614056" w:rsidP="009B31D6">
            <w:r>
              <w:t>Level Textures</w:t>
            </w:r>
          </w:p>
        </w:tc>
        <w:tc>
          <w:tcPr>
            <w:tcW w:w="3006" w:type="dxa"/>
          </w:tcPr>
          <w:p w14:paraId="29ADDF17" w14:textId="77777777" w:rsidR="00D93AB0" w:rsidRDefault="00D93AB0" w:rsidP="009B31D6">
            <w:r>
              <w:t>Friendly Dying</w:t>
            </w:r>
          </w:p>
        </w:tc>
      </w:tr>
      <w:tr w:rsidR="00D93AB0" w14:paraId="289B44A3" w14:textId="77777777" w:rsidTr="0022605D">
        <w:tc>
          <w:tcPr>
            <w:tcW w:w="3005" w:type="dxa"/>
          </w:tcPr>
          <w:p w14:paraId="5194B82D" w14:textId="77777777" w:rsidR="00D93AB0" w:rsidRDefault="00D93AB0" w:rsidP="009B31D6"/>
        </w:tc>
        <w:tc>
          <w:tcPr>
            <w:tcW w:w="3005" w:type="dxa"/>
          </w:tcPr>
          <w:p w14:paraId="516A652C" w14:textId="77777777" w:rsidR="00D93AB0" w:rsidRDefault="00D93AB0" w:rsidP="009B31D6"/>
        </w:tc>
        <w:tc>
          <w:tcPr>
            <w:tcW w:w="3006" w:type="dxa"/>
          </w:tcPr>
          <w:p w14:paraId="79B8261E" w14:textId="77777777" w:rsidR="00D93AB0" w:rsidRDefault="00D93AB0" w:rsidP="009B31D6">
            <w:r>
              <w:t>Game Over: Fail</w:t>
            </w:r>
          </w:p>
        </w:tc>
      </w:tr>
      <w:tr w:rsidR="00D93AB0" w14:paraId="7CFD46A1" w14:textId="77777777" w:rsidTr="0022605D">
        <w:tc>
          <w:tcPr>
            <w:tcW w:w="3005" w:type="dxa"/>
          </w:tcPr>
          <w:p w14:paraId="67A4DEE1" w14:textId="77777777" w:rsidR="00D93AB0" w:rsidRDefault="00D93AB0" w:rsidP="009B31D6"/>
        </w:tc>
        <w:tc>
          <w:tcPr>
            <w:tcW w:w="3005" w:type="dxa"/>
          </w:tcPr>
          <w:p w14:paraId="3B074A63" w14:textId="77777777" w:rsidR="00D93AB0" w:rsidRDefault="00D93AB0" w:rsidP="009B31D6"/>
        </w:tc>
        <w:tc>
          <w:tcPr>
            <w:tcW w:w="3006" w:type="dxa"/>
          </w:tcPr>
          <w:p w14:paraId="21BD79FB" w14:textId="77777777" w:rsidR="00D93AB0" w:rsidRDefault="00D93AB0" w:rsidP="009B31D6">
            <w:r>
              <w:t>Game Over: Win</w:t>
            </w:r>
          </w:p>
        </w:tc>
      </w:tr>
      <w:tr w:rsidR="00D93AB0" w14:paraId="3832865C" w14:textId="77777777" w:rsidTr="0022605D">
        <w:tc>
          <w:tcPr>
            <w:tcW w:w="3005" w:type="dxa"/>
          </w:tcPr>
          <w:p w14:paraId="1B8B9463" w14:textId="77777777" w:rsidR="00D93AB0" w:rsidRDefault="00D93AB0" w:rsidP="009B31D6"/>
        </w:tc>
        <w:tc>
          <w:tcPr>
            <w:tcW w:w="3005" w:type="dxa"/>
          </w:tcPr>
          <w:p w14:paraId="54C86438" w14:textId="77777777" w:rsidR="00D93AB0" w:rsidRDefault="00D93AB0" w:rsidP="009B31D6"/>
        </w:tc>
        <w:tc>
          <w:tcPr>
            <w:tcW w:w="3006" w:type="dxa"/>
          </w:tcPr>
          <w:p w14:paraId="26B99269" w14:textId="77777777" w:rsidR="00D93AB0" w:rsidRDefault="00D93AB0" w:rsidP="009B31D6">
            <w:r>
              <w:t>Menu Sounds</w:t>
            </w:r>
          </w:p>
        </w:tc>
      </w:tr>
      <w:tr w:rsidR="00D93AB0" w14:paraId="22A7973D" w14:textId="77777777" w:rsidTr="0022605D">
        <w:tc>
          <w:tcPr>
            <w:tcW w:w="3005" w:type="dxa"/>
          </w:tcPr>
          <w:p w14:paraId="05594474" w14:textId="77777777" w:rsidR="00D93AB0" w:rsidRDefault="00D93AB0" w:rsidP="009B31D6"/>
        </w:tc>
        <w:tc>
          <w:tcPr>
            <w:tcW w:w="3005" w:type="dxa"/>
          </w:tcPr>
          <w:p w14:paraId="4CA3BF20" w14:textId="77777777" w:rsidR="00D93AB0" w:rsidRDefault="00D93AB0" w:rsidP="009B31D6"/>
        </w:tc>
        <w:tc>
          <w:tcPr>
            <w:tcW w:w="3006" w:type="dxa"/>
          </w:tcPr>
          <w:p w14:paraId="40E8162D" w14:textId="77777777" w:rsidR="00D93AB0" w:rsidRDefault="00D93AB0" w:rsidP="009B31D6">
            <w:r>
              <w:t>Menu Background Music</w:t>
            </w:r>
          </w:p>
        </w:tc>
      </w:tr>
      <w:tr w:rsidR="00D93AB0" w14:paraId="135F030E" w14:textId="77777777" w:rsidTr="0022605D">
        <w:tc>
          <w:tcPr>
            <w:tcW w:w="3005" w:type="dxa"/>
          </w:tcPr>
          <w:p w14:paraId="1261BF4D" w14:textId="77777777" w:rsidR="00D93AB0" w:rsidRDefault="00D93AB0" w:rsidP="009B31D6"/>
        </w:tc>
        <w:tc>
          <w:tcPr>
            <w:tcW w:w="3005" w:type="dxa"/>
          </w:tcPr>
          <w:p w14:paraId="4AF4B308" w14:textId="77777777" w:rsidR="00D93AB0" w:rsidRDefault="00D93AB0" w:rsidP="009B31D6"/>
        </w:tc>
        <w:tc>
          <w:tcPr>
            <w:tcW w:w="3006" w:type="dxa"/>
          </w:tcPr>
          <w:p w14:paraId="28850D61" w14:textId="77777777" w:rsidR="00D93AB0" w:rsidRDefault="00D93AB0" w:rsidP="009B31D6">
            <w:r>
              <w:t>In-Game Music</w:t>
            </w:r>
          </w:p>
        </w:tc>
      </w:tr>
      <w:tr w:rsidR="00D93AB0" w14:paraId="7BED49C7" w14:textId="77777777" w:rsidTr="0022605D">
        <w:tc>
          <w:tcPr>
            <w:tcW w:w="3005" w:type="dxa"/>
          </w:tcPr>
          <w:p w14:paraId="3F04E822" w14:textId="77777777" w:rsidR="00D93AB0" w:rsidRDefault="00D93AB0" w:rsidP="009B31D6"/>
        </w:tc>
        <w:tc>
          <w:tcPr>
            <w:tcW w:w="3005" w:type="dxa"/>
          </w:tcPr>
          <w:p w14:paraId="3A4A3519" w14:textId="77777777" w:rsidR="00D93AB0" w:rsidRDefault="00D93AB0" w:rsidP="009B31D6"/>
        </w:tc>
        <w:tc>
          <w:tcPr>
            <w:tcW w:w="3006" w:type="dxa"/>
          </w:tcPr>
          <w:p w14:paraId="4BE3C444" w14:textId="77777777" w:rsidR="00D93AB0" w:rsidRDefault="00D93AB0" w:rsidP="009B31D6">
            <w:r>
              <w:t>Game Over Menu Music</w:t>
            </w:r>
          </w:p>
        </w:tc>
      </w:tr>
    </w:tbl>
    <w:p w14:paraId="593458C5" w14:textId="77777777" w:rsidR="0022605D" w:rsidRDefault="0022605D" w:rsidP="009B31D6"/>
    <w:p w14:paraId="483E529C" w14:textId="77777777" w:rsidR="009B31D6" w:rsidRDefault="00F52FB7" w:rsidP="009B31D6">
      <w:pPr>
        <w:pStyle w:val="Heading1"/>
      </w:pPr>
      <w:bookmarkStart w:id="23" w:name="_Toc497823392"/>
      <w:r>
        <w:t>Project P</w:t>
      </w:r>
      <w:r w:rsidR="009B31D6">
        <w:t>lan</w:t>
      </w:r>
      <w:bookmarkEnd w:id="23"/>
    </w:p>
    <w:p w14:paraId="19F40ABC" w14:textId="77777777" w:rsidR="009B31D6" w:rsidRDefault="00F52FB7" w:rsidP="009B31D6">
      <w:pPr>
        <w:pStyle w:val="Heading2"/>
      </w:pPr>
      <w:bookmarkStart w:id="24" w:name="_Toc497823393"/>
      <w:r>
        <w:t>Milestones &amp; D</w:t>
      </w:r>
      <w:r w:rsidR="009B31D6">
        <w:t>eliverables</w:t>
      </w:r>
      <w:bookmarkEnd w:id="24"/>
    </w:p>
    <w:p w14:paraId="424C7C87" w14:textId="77777777" w:rsidR="009B31D6" w:rsidRDefault="009B31D6" w:rsidP="009B31D6">
      <w:pPr>
        <w:rPr>
          <w:ins w:id="25" w:author="Gavin Baxter" w:date="2017-11-10T13:01:00Z"/>
        </w:rPr>
      </w:pPr>
      <w:r>
        <w:t xml:space="preserve">Talk about Gantt </w:t>
      </w:r>
      <w:del w:id="26" w:author="Gavin Baxter" w:date="2017-11-10T13:01:00Z">
        <w:r w:rsidDel="00396F6A">
          <w:delText>Chart</w:delText>
        </w:r>
      </w:del>
      <w:ins w:id="27" w:author="Gavin Baxter" w:date="2017-11-10T13:01:00Z">
        <w:r w:rsidR="00396F6A">
          <w:t>chart</w:t>
        </w:r>
      </w:ins>
      <w:r>
        <w:t xml:space="preserve"> and stuff.</w:t>
      </w:r>
      <w:r w:rsidR="008E792A">
        <w:t xml:space="preserve"> Link to Appendix document. Quickly list milestones and deliverables.</w:t>
      </w:r>
    </w:p>
    <w:p w14:paraId="0B5223A8" w14:textId="77777777" w:rsidR="00396F6A" w:rsidRDefault="00396F6A" w:rsidP="009B31D6">
      <w:bookmarkStart w:id="28" w:name="_GoBack"/>
      <w:bookmarkEnd w:id="28"/>
    </w:p>
    <w:p w14:paraId="692EAAFC" w14:textId="77777777" w:rsidR="009B31D6" w:rsidRDefault="00EA3822" w:rsidP="009B31D6">
      <w:pPr>
        <w:pStyle w:val="Heading2"/>
      </w:pPr>
      <w:bookmarkStart w:id="29" w:name="_Toc497823394"/>
      <w:r>
        <w:lastRenderedPageBreak/>
        <w:t>Requirements</w:t>
      </w:r>
      <w:bookmarkEnd w:id="29"/>
    </w:p>
    <w:p w14:paraId="3E628646" w14:textId="77777777" w:rsidR="00EA3822" w:rsidRDefault="00EA3822" w:rsidP="00EA3822">
      <w:pPr>
        <w:pStyle w:val="Heading3"/>
      </w:pPr>
      <w:bookmarkStart w:id="30" w:name="_Toc497823395"/>
      <w:r>
        <w:t>Functional</w:t>
      </w:r>
      <w:bookmarkEnd w:id="30"/>
    </w:p>
    <w:p w14:paraId="64C60784" w14:textId="77777777" w:rsidR="00EA3822" w:rsidRDefault="00EA3822" w:rsidP="00083D15">
      <w:pPr>
        <w:jc w:val="both"/>
        <w:rPr>
          <w:rFonts w:ascii="Cambria" w:hAnsi="Cambria"/>
        </w:rPr>
        <w:pPrChange w:id="31" w:author="Gavin Baxter" w:date="2017-11-10T12:25:00Z">
          <w:pPr/>
        </w:pPrChange>
      </w:pPr>
      <w:r w:rsidRPr="00C97E0D">
        <w:rPr>
          <w:rFonts w:ascii="Cambria" w:hAnsi="Cambria"/>
        </w:rPr>
        <w:t>Functional requirements are a collection of constraints that the game must have implemented, or be capable of, the fully function as specified in the design process. Listed below, these are split into technical requirements and in-game requirements.</w:t>
      </w:r>
    </w:p>
    <w:p w14:paraId="1C1B35DC" w14:textId="77777777" w:rsidR="00EA3822" w:rsidRDefault="00EA3822" w:rsidP="00EA3822">
      <w:pPr>
        <w:pStyle w:val="Heading4"/>
      </w:pPr>
      <w:commentRangeStart w:id="32"/>
      <w:r>
        <w:t xml:space="preserve">Environments </w:t>
      </w:r>
      <w:ins w:id="33" w:author="Gavin Baxter" w:date="2017-11-10T12:34:00Z">
        <w:r w:rsidR="00367FEC">
          <w:t>and</w:t>
        </w:r>
      </w:ins>
      <w:del w:id="34" w:author="Gavin Baxter" w:date="2017-11-10T12:34:00Z">
        <w:r w:rsidDel="00367FEC">
          <w:delText>&amp;</w:delText>
        </w:r>
      </w:del>
      <w:r>
        <w:t xml:space="preserve"> Technical</w:t>
      </w:r>
      <w:ins w:id="35" w:author="Gavin Baxter" w:date="2017-11-10T12:34:00Z">
        <w:r w:rsidR="00367FEC">
          <w:t xml:space="preserve"> details</w:t>
        </w:r>
      </w:ins>
      <w:commentRangeEnd w:id="32"/>
      <w:ins w:id="36" w:author="Gavin Baxter" w:date="2017-11-10T12:48:00Z">
        <w:r w:rsidR="00D83E08">
          <w:rPr>
            <w:rStyle w:val="CommentReference"/>
            <w:caps w:val="0"/>
            <w:color w:val="auto"/>
            <w:spacing w:val="0"/>
          </w:rPr>
          <w:commentReference w:id="32"/>
        </w:r>
      </w:ins>
    </w:p>
    <w:p w14:paraId="5AEE09C5" w14:textId="77777777" w:rsidR="00EA3822" w:rsidRPr="00C97E0D" w:rsidRDefault="00EA3822" w:rsidP="00EA3822">
      <w:pPr>
        <w:pStyle w:val="ListParagraph"/>
        <w:numPr>
          <w:ilvl w:val="0"/>
          <w:numId w:val="2"/>
        </w:numPr>
        <w:rPr>
          <w:rFonts w:ascii="Cambria" w:hAnsi="Cambria"/>
        </w:rPr>
      </w:pPr>
      <w:r w:rsidRPr="00C97E0D">
        <w:rPr>
          <w:rFonts w:ascii="Cambria" w:hAnsi="Cambria"/>
        </w:rPr>
        <w:t>The game will be developed using the C# programming language.</w:t>
      </w:r>
    </w:p>
    <w:p w14:paraId="78F9A407" w14:textId="77777777" w:rsidR="00EA3822" w:rsidRPr="00C97E0D" w:rsidRDefault="00EA3822" w:rsidP="00EA3822">
      <w:pPr>
        <w:pStyle w:val="ListParagraph"/>
        <w:numPr>
          <w:ilvl w:val="0"/>
          <w:numId w:val="2"/>
        </w:numPr>
        <w:rPr>
          <w:rFonts w:ascii="Cambria" w:hAnsi="Cambria"/>
        </w:rPr>
      </w:pPr>
      <w:r w:rsidRPr="00C97E0D">
        <w:rPr>
          <w:rFonts w:ascii="Cambria" w:hAnsi="Cambria"/>
        </w:rPr>
        <w:t>Unity 2017.1 will be used as a development environment.</w:t>
      </w:r>
    </w:p>
    <w:p w14:paraId="1C169C1A" w14:textId="77777777" w:rsidR="00EA3822" w:rsidRPr="00C97E0D" w:rsidRDefault="00EA3822" w:rsidP="00EA3822">
      <w:pPr>
        <w:pStyle w:val="ListParagraph"/>
        <w:numPr>
          <w:ilvl w:val="0"/>
          <w:numId w:val="2"/>
        </w:numPr>
        <w:rPr>
          <w:rFonts w:ascii="Cambria" w:hAnsi="Cambria"/>
        </w:rPr>
      </w:pPr>
      <w:r w:rsidRPr="00C97E0D">
        <w:rPr>
          <w:rFonts w:ascii="Cambria" w:hAnsi="Cambria"/>
        </w:rPr>
        <w:t>Blender v2.79 will be the modelling environment used to develop 3D assets.</w:t>
      </w:r>
    </w:p>
    <w:p w14:paraId="2A6F5927" w14:textId="77777777" w:rsidR="00EA3822" w:rsidRPr="00C97E0D" w:rsidRDefault="00EA3822" w:rsidP="00EA3822">
      <w:pPr>
        <w:pStyle w:val="ListParagraph"/>
        <w:numPr>
          <w:ilvl w:val="0"/>
          <w:numId w:val="2"/>
        </w:numPr>
        <w:rPr>
          <w:rFonts w:ascii="Cambria" w:hAnsi="Cambria"/>
        </w:rPr>
      </w:pPr>
      <w:r w:rsidRPr="00C97E0D">
        <w:rPr>
          <w:rFonts w:ascii="Cambria" w:hAnsi="Cambria"/>
        </w:rPr>
        <w:t>Final build must run on any modern Windows PC.</w:t>
      </w:r>
    </w:p>
    <w:p w14:paraId="0CBC007E" w14:textId="77777777" w:rsidR="00EA3822" w:rsidRDefault="00EA3822" w:rsidP="00EA3822">
      <w:pPr>
        <w:pStyle w:val="Heading4"/>
      </w:pPr>
      <w:commentRangeStart w:id="37"/>
      <w:r>
        <w:t>Gameplay</w:t>
      </w:r>
      <w:commentRangeEnd w:id="37"/>
      <w:r w:rsidR="0021530B">
        <w:rPr>
          <w:rStyle w:val="CommentReference"/>
          <w:caps w:val="0"/>
          <w:color w:val="auto"/>
          <w:spacing w:val="0"/>
        </w:rPr>
        <w:commentReference w:id="37"/>
      </w:r>
    </w:p>
    <w:p w14:paraId="236B94A7" w14:textId="77777777" w:rsidR="00EA3822" w:rsidRPr="00C97E0D" w:rsidRDefault="00EA3822" w:rsidP="00EA3822">
      <w:pPr>
        <w:pStyle w:val="ListParagraph"/>
        <w:numPr>
          <w:ilvl w:val="0"/>
          <w:numId w:val="3"/>
        </w:numPr>
        <w:rPr>
          <w:rFonts w:ascii="Cambria" w:hAnsi="Cambria"/>
        </w:rPr>
      </w:pPr>
      <w:r w:rsidRPr="00C97E0D">
        <w:rPr>
          <w:rFonts w:ascii="Cambria" w:hAnsi="Cambria"/>
        </w:rPr>
        <w:t>The player’s Mini-Gun (Primary Weapon) will fire when the Right Mouse Button is pressed.</w:t>
      </w:r>
    </w:p>
    <w:p w14:paraId="71328AF4" w14:textId="77777777" w:rsidR="00EA3822" w:rsidRPr="00C97E0D" w:rsidRDefault="00EA3822" w:rsidP="00EA3822">
      <w:pPr>
        <w:pStyle w:val="ListParagraph"/>
        <w:numPr>
          <w:ilvl w:val="0"/>
          <w:numId w:val="3"/>
        </w:numPr>
        <w:rPr>
          <w:rFonts w:ascii="Cambria" w:hAnsi="Cambria"/>
        </w:rPr>
      </w:pPr>
      <w:r w:rsidRPr="00C97E0D">
        <w:rPr>
          <w:rFonts w:ascii="Cambria" w:hAnsi="Cambria"/>
        </w:rPr>
        <w:t>The player’s secondary weapon/ability will be fired/used when the Left Mouse Button is pressed.</w:t>
      </w:r>
    </w:p>
    <w:p w14:paraId="3B09AD00" w14:textId="77777777" w:rsidR="00EA3822" w:rsidRPr="00C97E0D" w:rsidRDefault="00EA3822" w:rsidP="00EA3822">
      <w:pPr>
        <w:pStyle w:val="ListParagraph"/>
        <w:numPr>
          <w:ilvl w:val="0"/>
          <w:numId w:val="3"/>
        </w:numPr>
        <w:rPr>
          <w:rFonts w:ascii="Cambria" w:hAnsi="Cambria"/>
        </w:rPr>
      </w:pPr>
      <w:r w:rsidRPr="00C97E0D">
        <w:rPr>
          <w:rFonts w:ascii="Cambria" w:hAnsi="Cambria"/>
        </w:rPr>
        <w:t>Secondary weapons/abilities must be consumed when ammunition runs out.</w:t>
      </w:r>
    </w:p>
    <w:p w14:paraId="7D3EA44D" w14:textId="77777777" w:rsidR="00EA3822" w:rsidRPr="00C97E0D" w:rsidRDefault="00EA3822" w:rsidP="00EA3822">
      <w:pPr>
        <w:pStyle w:val="ListParagraph"/>
        <w:numPr>
          <w:ilvl w:val="0"/>
          <w:numId w:val="3"/>
        </w:numPr>
        <w:rPr>
          <w:rFonts w:ascii="Cambria" w:hAnsi="Cambria"/>
        </w:rPr>
      </w:pPr>
      <w:r w:rsidRPr="00C97E0D">
        <w:rPr>
          <w:rFonts w:ascii="Cambria" w:hAnsi="Cambria"/>
        </w:rPr>
        <w:t>RoboPill’s upper-body must rotate based off of the mouse position.</w:t>
      </w:r>
    </w:p>
    <w:p w14:paraId="67320CDD" w14:textId="77777777" w:rsidR="00EA3822" w:rsidRPr="00C97E0D" w:rsidRDefault="00EA3822" w:rsidP="00EA3822">
      <w:pPr>
        <w:pStyle w:val="ListParagraph"/>
        <w:numPr>
          <w:ilvl w:val="0"/>
          <w:numId w:val="3"/>
        </w:numPr>
        <w:rPr>
          <w:rFonts w:ascii="Cambria" w:hAnsi="Cambria"/>
        </w:rPr>
      </w:pPr>
      <w:r w:rsidRPr="00C97E0D">
        <w:rPr>
          <w:rFonts w:ascii="Cambria" w:hAnsi="Cambria"/>
        </w:rPr>
        <w:t>RoboPill must move on a fixed axis, ignoring the rotation of his upper-body.</w:t>
      </w:r>
    </w:p>
    <w:p w14:paraId="062473E6" w14:textId="77777777" w:rsidR="00EA3822" w:rsidRPr="00C97E0D" w:rsidRDefault="00EA3822" w:rsidP="00EA3822">
      <w:pPr>
        <w:pStyle w:val="ListParagraph"/>
        <w:numPr>
          <w:ilvl w:val="0"/>
          <w:numId w:val="3"/>
        </w:numPr>
        <w:rPr>
          <w:rFonts w:ascii="Cambria" w:hAnsi="Cambria"/>
        </w:rPr>
      </w:pPr>
      <w:r w:rsidRPr="00C97E0D">
        <w:rPr>
          <w:rFonts w:ascii="Cambria" w:hAnsi="Cambria"/>
        </w:rPr>
        <w:t>All damageable items in the scene must be able to take damage and die.</w:t>
      </w:r>
    </w:p>
    <w:p w14:paraId="3F7EEA77" w14:textId="77777777" w:rsidR="00EA3822" w:rsidRPr="00C97E0D" w:rsidRDefault="00EA3822" w:rsidP="00EA3822">
      <w:pPr>
        <w:pStyle w:val="ListParagraph"/>
        <w:numPr>
          <w:ilvl w:val="0"/>
          <w:numId w:val="3"/>
        </w:numPr>
        <w:rPr>
          <w:rFonts w:ascii="Cambria" w:hAnsi="Cambria"/>
        </w:rPr>
      </w:pPr>
      <w:r w:rsidRPr="00C97E0D">
        <w:rPr>
          <w:rFonts w:ascii="Cambria" w:hAnsi="Cambria"/>
        </w:rPr>
        <w:t>Infection Meter must be updated each time a cell is destroyed.</w:t>
      </w:r>
    </w:p>
    <w:p w14:paraId="02F59BA5" w14:textId="77777777" w:rsidR="00EA3822" w:rsidRPr="00C97E0D" w:rsidRDefault="00EA3822" w:rsidP="00EA3822">
      <w:pPr>
        <w:pStyle w:val="ListParagraph"/>
        <w:numPr>
          <w:ilvl w:val="0"/>
          <w:numId w:val="3"/>
        </w:numPr>
        <w:rPr>
          <w:rFonts w:ascii="Cambria" w:hAnsi="Cambria"/>
        </w:rPr>
      </w:pPr>
      <w:r w:rsidRPr="00C97E0D">
        <w:rPr>
          <w:rFonts w:ascii="Cambria" w:hAnsi="Cambria"/>
        </w:rPr>
        <w:t>Enemies must follow their assigned AI type.</w:t>
      </w:r>
    </w:p>
    <w:p w14:paraId="2360B633" w14:textId="77777777" w:rsidR="00EA3822" w:rsidRPr="00C97E0D" w:rsidRDefault="00EA3822" w:rsidP="00EA3822">
      <w:pPr>
        <w:pStyle w:val="ListParagraph"/>
        <w:numPr>
          <w:ilvl w:val="0"/>
          <w:numId w:val="3"/>
        </w:numPr>
        <w:rPr>
          <w:rFonts w:ascii="Cambria" w:hAnsi="Cambria"/>
        </w:rPr>
      </w:pPr>
      <w:r w:rsidRPr="00C97E0D">
        <w:rPr>
          <w:rFonts w:ascii="Cambria" w:hAnsi="Cambria"/>
        </w:rPr>
        <w:t>Player must die when health runs out.</w:t>
      </w:r>
    </w:p>
    <w:p w14:paraId="503A9147" w14:textId="77777777" w:rsidR="00EA3822" w:rsidRPr="00C97E0D" w:rsidRDefault="00EA3822" w:rsidP="00EA3822">
      <w:pPr>
        <w:pStyle w:val="ListParagraph"/>
        <w:numPr>
          <w:ilvl w:val="0"/>
          <w:numId w:val="3"/>
        </w:numPr>
        <w:rPr>
          <w:rFonts w:ascii="Cambria" w:hAnsi="Cambria"/>
        </w:rPr>
      </w:pPr>
      <w:r w:rsidRPr="00C97E0D">
        <w:rPr>
          <w:rFonts w:ascii="Cambria" w:hAnsi="Cambria"/>
        </w:rPr>
        <w:t>Explosions must cause damage in a defined radius.</w:t>
      </w:r>
    </w:p>
    <w:p w14:paraId="71E43DF6" w14:textId="77777777" w:rsidR="00EA3822" w:rsidRDefault="00EA3822" w:rsidP="009B3CB4">
      <w:pPr>
        <w:pStyle w:val="Heading3"/>
      </w:pPr>
      <w:bookmarkStart w:id="38" w:name="_Toc497823396"/>
      <w:r>
        <w:t>Non-Functional</w:t>
      </w:r>
      <w:bookmarkEnd w:id="38"/>
    </w:p>
    <w:p w14:paraId="5C29F928" w14:textId="77777777" w:rsidR="009B3CB4" w:rsidRPr="00C97E0D" w:rsidRDefault="009B3CB4" w:rsidP="009B3CB4">
      <w:pPr>
        <w:rPr>
          <w:rFonts w:ascii="Cambria" w:hAnsi="Cambria"/>
        </w:rPr>
      </w:pPr>
      <w:r w:rsidRPr="00C97E0D">
        <w:rPr>
          <w:rFonts w:ascii="Cambria" w:hAnsi="Cambria"/>
        </w:rPr>
        <w:t>Non-Functional Requirements are not necessarily required for the game to completely function, however, they may add a drop of immersion and aesthetic that may not have been present before-hand. Such things include high quality sound effects or fine-tuned global lighting. The requirements for this game have been listed below.</w:t>
      </w:r>
    </w:p>
    <w:p w14:paraId="514857DC" w14:textId="77777777" w:rsidR="00EA3822" w:rsidRDefault="009B3CB4" w:rsidP="009B3CB4">
      <w:pPr>
        <w:pStyle w:val="Heading4"/>
      </w:pPr>
      <w:r>
        <w:t xml:space="preserve">Audio </w:t>
      </w:r>
      <w:ins w:id="39" w:author="Gavin Baxter" w:date="2017-11-10T12:34:00Z">
        <w:r w:rsidR="00367FEC">
          <w:t>and</w:t>
        </w:r>
      </w:ins>
      <w:del w:id="40" w:author="Gavin Baxter" w:date="2017-11-10T12:34:00Z">
        <w:r w:rsidDel="00367FEC">
          <w:delText>&amp;</w:delText>
        </w:r>
      </w:del>
      <w:r>
        <w:t xml:space="preserve"> Visual</w:t>
      </w:r>
    </w:p>
    <w:p w14:paraId="5F5F7514" w14:textId="77777777" w:rsidR="009B3CB4" w:rsidRPr="00C97E0D" w:rsidRDefault="009B3CB4" w:rsidP="009B3CB4">
      <w:pPr>
        <w:pStyle w:val="ListParagraph"/>
        <w:numPr>
          <w:ilvl w:val="0"/>
          <w:numId w:val="4"/>
        </w:numPr>
        <w:rPr>
          <w:rFonts w:ascii="Cambria" w:hAnsi="Cambria"/>
        </w:rPr>
      </w:pPr>
      <w:r w:rsidRPr="00C97E0D">
        <w:rPr>
          <w:rFonts w:ascii="Cambria" w:hAnsi="Cambria"/>
        </w:rPr>
        <w:t>The game should include a diverse soundtrack of at least 3 musical pieces.</w:t>
      </w:r>
    </w:p>
    <w:p w14:paraId="6C1B5827" w14:textId="77777777" w:rsidR="009B3CB4" w:rsidRPr="00C97E0D" w:rsidRDefault="009B3CB4" w:rsidP="009B3CB4">
      <w:pPr>
        <w:pStyle w:val="ListParagraph"/>
        <w:numPr>
          <w:ilvl w:val="0"/>
          <w:numId w:val="4"/>
        </w:numPr>
        <w:rPr>
          <w:rFonts w:ascii="Cambria" w:hAnsi="Cambria"/>
        </w:rPr>
      </w:pPr>
      <w:r w:rsidRPr="00C97E0D">
        <w:rPr>
          <w:rFonts w:ascii="Cambria" w:hAnsi="Cambria"/>
        </w:rPr>
        <w:t>Sound effects should be use to notify the player when events have triggered (i.e. Enemies spawning, enemies dying, ammo running out).</w:t>
      </w:r>
    </w:p>
    <w:p w14:paraId="7011D2D7" w14:textId="77777777" w:rsidR="009B3CB4" w:rsidRPr="00C97E0D" w:rsidRDefault="009B3CB4" w:rsidP="009B3CB4">
      <w:pPr>
        <w:pStyle w:val="ListParagraph"/>
        <w:numPr>
          <w:ilvl w:val="0"/>
          <w:numId w:val="4"/>
        </w:numPr>
        <w:rPr>
          <w:rFonts w:ascii="Cambria" w:hAnsi="Cambria"/>
        </w:rPr>
      </w:pPr>
      <w:r w:rsidRPr="00C97E0D">
        <w:rPr>
          <w:rFonts w:ascii="Cambria" w:hAnsi="Cambria"/>
        </w:rPr>
        <w:t>Subtle global lighting should reflect the current health of the subject’s body, regarding how many healthy/unhealthy cells are currently alive.</w:t>
      </w:r>
    </w:p>
    <w:p w14:paraId="76D279EA" w14:textId="77777777" w:rsidR="009B3CB4" w:rsidRPr="00C97E0D" w:rsidRDefault="009B3CB4" w:rsidP="009B3CB4">
      <w:pPr>
        <w:pStyle w:val="ListParagraph"/>
        <w:numPr>
          <w:ilvl w:val="0"/>
          <w:numId w:val="4"/>
        </w:numPr>
        <w:rPr>
          <w:rFonts w:ascii="Cambria" w:hAnsi="Cambria"/>
        </w:rPr>
      </w:pPr>
      <w:r w:rsidRPr="00C97E0D">
        <w:rPr>
          <w:rFonts w:ascii="Cambria" w:hAnsi="Cambria"/>
        </w:rPr>
        <w:t>Particle effects should be used</w:t>
      </w:r>
      <w:r>
        <w:rPr>
          <w:rFonts w:ascii="Cambria" w:hAnsi="Cambria"/>
        </w:rPr>
        <w:t xml:space="preserve"> frequently to display the carnage being caused.</w:t>
      </w:r>
    </w:p>
    <w:p w14:paraId="039BF0EF" w14:textId="77777777" w:rsidR="009B3CB4" w:rsidRPr="00C97E0D" w:rsidRDefault="009B3CB4" w:rsidP="009B3CB4">
      <w:pPr>
        <w:pStyle w:val="ListParagraph"/>
        <w:numPr>
          <w:ilvl w:val="0"/>
          <w:numId w:val="4"/>
        </w:numPr>
        <w:rPr>
          <w:rFonts w:ascii="Cambria" w:hAnsi="Cambria"/>
        </w:rPr>
      </w:pPr>
      <w:r w:rsidRPr="00C97E0D">
        <w:rPr>
          <w:rFonts w:ascii="Cambria" w:hAnsi="Cambria"/>
        </w:rPr>
        <w:t>Cartoon-like effects and textures should be used to fit the theme of the game.</w:t>
      </w:r>
    </w:p>
    <w:p w14:paraId="1076BC19" w14:textId="77777777" w:rsidR="009B3CB4" w:rsidRDefault="009B3CB4" w:rsidP="009B3CB4">
      <w:pPr>
        <w:pStyle w:val="Heading4"/>
      </w:pPr>
      <w:r>
        <w:t>Interface</w:t>
      </w:r>
    </w:p>
    <w:p w14:paraId="361AB232" w14:textId="77777777" w:rsidR="009B3CB4" w:rsidRPr="00C97E0D" w:rsidRDefault="009B3CB4" w:rsidP="009B3CB4">
      <w:pPr>
        <w:pStyle w:val="ListParagraph"/>
        <w:numPr>
          <w:ilvl w:val="0"/>
          <w:numId w:val="5"/>
        </w:numPr>
        <w:rPr>
          <w:rFonts w:ascii="Cambria" w:hAnsi="Cambria"/>
        </w:rPr>
      </w:pPr>
      <w:r w:rsidRPr="00C97E0D">
        <w:rPr>
          <w:rFonts w:ascii="Cambria" w:hAnsi="Cambria"/>
        </w:rPr>
        <w:t>User Interface should be kept to a minimum to avoid clutter.</w:t>
      </w:r>
    </w:p>
    <w:p w14:paraId="3932FAF6" w14:textId="77777777" w:rsidR="009B3CB4" w:rsidRPr="00C97E0D" w:rsidRDefault="009B3CB4" w:rsidP="009B3CB4">
      <w:pPr>
        <w:pStyle w:val="ListParagraph"/>
        <w:numPr>
          <w:ilvl w:val="0"/>
          <w:numId w:val="5"/>
        </w:numPr>
        <w:rPr>
          <w:rFonts w:ascii="Cambria" w:hAnsi="Cambria"/>
        </w:rPr>
      </w:pPr>
      <w:r w:rsidRPr="00C97E0D">
        <w:rPr>
          <w:rFonts w:ascii="Cambria" w:hAnsi="Cambria"/>
        </w:rPr>
        <w:t>Displays should be easy to navigate, and avoid showing unnecessary information.</w:t>
      </w:r>
    </w:p>
    <w:p w14:paraId="73D27E30" w14:textId="77777777" w:rsidR="009B3CB4" w:rsidRPr="00C97E0D" w:rsidRDefault="009B3CB4" w:rsidP="009B3CB4">
      <w:pPr>
        <w:pStyle w:val="ListParagraph"/>
        <w:numPr>
          <w:ilvl w:val="0"/>
          <w:numId w:val="5"/>
        </w:numPr>
        <w:rPr>
          <w:rFonts w:ascii="Cambria" w:hAnsi="Cambria"/>
        </w:rPr>
      </w:pPr>
      <w:r w:rsidRPr="00C97E0D">
        <w:rPr>
          <w:rFonts w:ascii="Cambria" w:hAnsi="Cambria"/>
        </w:rPr>
        <w:t>A general theme should be followed to reduce player confusion.</w:t>
      </w:r>
    </w:p>
    <w:p w14:paraId="6D3FFAEF" w14:textId="77777777" w:rsidR="009B3CB4" w:rsidRDefault="009B3CB4" w:rsidP="009B3CB4">
      <w:pPr>
        <w:pStyle w:val="ListParagraph"/>
        <w:numPr>
          <w:ilvl w:val="0"/>
          <w:numId w:val="5"/>
        </w:numPr>
        <w:rPr>
          <w:ins w:id="41" w:author="Gavin Baxter" w:date="2017-11-10T12:34:00Z"/>
          <w:rFonts w:ascii="Cambria" w:hAnsi="Cambria"/>
        </w:rPr>
      </w:pPr>
      <w:r w:rsidRPr="00C97E0D">
        <w:rPr>
          <w:rFonts w:ascii="Cambria" w:hAnsi="Cambria"/>
        </w:rPr>
        <w:t xml:space="preserve">Interfaces should scale with the player’s screen size to ensure consistent gameplay on different hardware. </w:t>
      </w:r>
    </w:p>
    <w:p w14:paraId="4A8A9AA2" w14:textId="77777777" w:rsidR="00367FEC" w:rsidRDefault="00367FEC" w:rsidP="00367FEC">
      <w:pPr>
        <w:rPr>
          <w:ins w:id="42" w:author="Gavin Baxter" w:date="2017-11-10T12:34:00Z"/>
          <w:rFonts w:ascii="Cambria" w:hAnsi="Cambria"/>
        </w:rPr>
        <w:pPrChange w:id="43" w:author="Gavin Baxter" w:date="2017-11-10T12:34:00Z">
          <w:pPr>
            <w:pStyle w:val="ListParagraph"/>
            <w:numPr>
              <w:numId w:val="5"/>
            </w:numPr>
            <w:ind w:hanging="360"/>
          </w:pPr>
        </w:pPrChange>
      </w:pPr>
    </w:p>
    <w:p w14:paraId="425B23C6" w14:textId="77777777" w:rsidR="00367FEC" w:rsidRPr="00367FEC" w:rsidRDefault="00367FEC" w:rsidP="00367FEC">
      <w:pPr>
        <w:rPr>
          <w:rFonts w:ascii="Cambria" w:hAnsi="Cambria"/>
          <w:rPrChange w:id="44" w:author="Gavin Baxter" w:date="2017-11-10T12:34:00Z">
            <w:rPr/>
          </w:rPrChange>
        </w:rPr>
        <w:pPrChange w:id="45" w:author="Gavin Baxter" w:date="2017-11-10T12:34:00Z">
          <w:pPr>
            <w:pStyle w:val="ListParagraph"/>
            <w:numPr>
              <w:numId w:val="5"/>
            </w:numPr>
            <w:ind w:hanging="360"/>
          </w:pPr>
        </w:pPrChange>
      </w:pPr>
    </w:p>
    <w:p w14:paraId="3D78447D" w14:textId="77777777" w:rsidR="008E792A" w:rsidRDefault="00F52FB7" w:rsidP="008E792A">
      <w:pPr>
        <w:pStyle w:val="Heading1"/>
      </w:pPr>
      <w:bookmarkStart w:id="46" w:name="_Toc497823397"/>
      <w:r>
        <w:t>D</w:t>
      </w:r>
      <w:r w:rsidR="008E792A">
        <w:t>esign</w:t>
      </w:r>
      <w:bookmarkEnd w:id="46"/>
      <w:r w:rsidR="008E792A">
        <w:t xml:space="preserve"> </w:t>
      </w:r>
    </w:p>
    <w:p w14:paraId="49E835EB" w14:textId="77777777" w:rsidR="008E792A" w:rsidRDefault="00F52FB7" w:rsidP="008E792A">
      <w:pPr>
        <w:pStyle w:val="Heading2"/>
      </w:pPr>
      <w:bookmarkStart w:id="47" w:name="_Toc497823398"/>
      <w:commentRangeStart w:id="48"/>
      <w:r>
        <w:t>A</w:t>
      </w:r>
      <w:r w:rsidR="008E792A">
        <w:t>rtwork</w:t>
      </w:r>
      <w:bookmarkEnd w:id="47"/>
      <w:commentRangeEnd w:id="48"/>
      <w:r w:rsidR="00D83E08">
        <w:rPr>
          <w:rStyle w:val="CommentReference"/>
          <w:caps w:val="0"/>
          <w:spacing w:val="0"/>
        </w:rPr>
        <w:commentReference w:id="48"/>
      </w:r>
    </w:p>
    <w:p w14:paraId="6C694F49" w14:textId="77777777" w:rsidR="008E792A" w:rsidRDefault="00F52FB7" w:rsidP="008E792A">
      <w:pPr>
        <w:pStyle w:val="Heading3"/>
      </w:pPr>
      <w:bookmarkStart w:id="49" w:name="_Toc497823399"/>
      <w:r>
        <w:t>S</w:t>
      </w:r>
      <w:r w:rsidR="008E792A">
        <w:t>ketches</w:t>
      </w:r>
      <w:r>
        <w:t>/Concept A</w:t>
      </w:r>
      <w:r w:rsidR="008E792A">
        <w:t>rt</w:t>
      </w:r>
      <w:bookmarkEnd w:id="49"/>
    </w:p>
    <w:p w14:paraId="1F139856" w14:textId="77777777" w:rsidR="008E792A" w:rsidRDefault="008E792A" w:rsidP="00D83E08">
      <w:pPr>
        <w:jc w:val="both"/>
        <w:pPrChange w:id="50" w:author="Gavin Baxter" w:date="2017-11-10T12:48:00Z">
          <w:pPr/>
        </w:pPrChange>
      </w:pPr>
      <w:r>
        <w:t>Talk about what we wanted the game to look like. Link to actual sketches and drawings in appendix document</w:t>
      </w:r>
      <w:r w:rsidR="007F17C1">
        <w:t>.</w:t>
      </w:r>
    </w:p>
    <w:p w14:paraId="4DC7D59C" w14:textId="77777777" w:rsidR="007F17C1" w:rsidRDefault="007F17C1" w:rsidP="00D83E08">
      <w:pPr>
        <w:pStyle w:val="Heading4"/>
        <w:jc w:val="both"/>
        <w:pPrChange w:id="51" w:author="Gavin Baxter" w:date="2017-11-10T12:48:00Z">
          <w:pPr>
            <w:pStyle w:val="Heading4"/>
          </w:pPr>
        </w:pPrChange>
      </w:pPr>
      <w:r>
        <w:t>Characters</w:t>
      </w:r>
    </w:p>
    <w:p w14:paraId="065AAE9F" w14:textId="77777777" w:rsidR="007F17C1" w:rsidRDefault="007F17C1" w:rsidP="00D83E08">
      <w:pPr>
        <w:jc w:val="both"/>
        <w:pPrChange w:id="52" w:author="Gavin Baxter" w:date="2017-11-10T12:48:00Z">
          <w:pPr/>
        </w:pPrChange>
      </w:pPr>
      <w:r>
        <w:t>When designing the characters that would be present in the game we had originally decided that we would model them around different types of bacteria. However, it was later decided that creating actual humanoid looking enemies gave the game more character and charm. These sketches can be found in the appendix document.</w:t>
      </w:r>
    </w:p>
    <w:p w14:paraId="5FE9C148" w14:textId="77777777" w:rsidR="007F17C1" w:rsidRDefault="00F44A89" w:rsidP="00D83E08">
      <w:pPr>
        <w:pStyle w:val="Heading5"/>
        <w:jc w:val="both"/>
        <w:pPrChange w:id="53" w:author="Gavin Baxter" w:date="2017-11-10T12:48:00Z">
          <w:pPr>
            <w:pStyle w:val="Heading5"/>
          </w:pPr>
        </w:pPrChange>
      </w:pPr>
      <w:r>
        <w:t>Robopill design</w:t>
      </w:r>
    </w:p>
    <w:p w14:paraId="25A8D7DA" w14:textId="77777777" w:rsidR="00F44A89" w:rsidRDefault="00F44A89" w:rsidP="00D83E08">
      <w:pPr>
        <w:jc w:val="both"/>
        <w:pPrChange w:id="54" w:author="Gavin Baxter" w:date="2017-11-10T12:48:00Z">
          <w:pPr/>
        </w:pPrChange>
      </w:pPr>
      <w:r>
        <w:t>As you can see from the sketches of Robopill, in the early stages of the character’s design it was originally meant to have legs and run around to navigate the levels. After team meetings it was decided to use the second design as the pill was being marketed as the pill of the future and the name Robopill had already been chosen, the robotic jet booster for navigation seemed more fitting in terms of looking more robotic and more futuristic.</w:t>
      </w:r>
    </w:p>
    <w:p w14:paraId="596D80DD" w14:textId="77777777" w:rsidR="00F44A89" w:rsidRDefault="00C23378" w:rsidP="00F44A89">
      <w:pPr>
        <w:pStyle w:val="Heading5"/>
      </w:pPr>
      <w:r>
        <w:t>Friendly Cell Design</w:t>
      </w:r>
    </w:p>
    <w:p w14:paraId="58F580BD" w14:textId="77777777" w:rsidR="008E792A" w:rsidRDefault="00554618" w:rsidP="008E792A">
      <w:r>
        <w:br/>
      </w:r>
    </w:p>
    <w:p w14:paraId="5D58C66C" w14:textId="77777777" w:rsidR="00454505" w:rsidRDefault="00454505" w:rsidP="00454505">
      <w:pPr>
        <w:pStyle w:val="Heading2"/>
      </w:pPr>
      <w:bookmarkStart w:id="55" w:name="_Toc497823400"/>
      <w:r>
        <w:t>Level Design</w:t>
      </w:r>
      <w:bookmarkEnd w:id="55"/>
      <w:ins w:id="56" w:author="Gavin Baxter" w:date="2017-11-10T12:35:00Z">
        <w:r w:rsidR="00367FEC">
          <w:t xml:space="preserve"> approach</w:t>
        </w:r>
      </w:ins>
    </w:p>
    <w:p w14:paraId="31C10F6D" w14:textId="77777777" w:rsidR="00454505" w:rsidRPr="00454505" w:rsidRDefault="00454505" w:rsidP="00454505">
      <w:pPr>
        <w:rPr>
          <w:rFonts w:cstheme="minorHAnsi"/>
        </w:rPr>
      </w:pPr>
      <w:commentRangeStart w:id="57"/>
      <w:r w:rsidRPr="00454505">
        <w:rPr>
          <w:rFonts w:cstheme="minorHAnsi"/>
        </w:rPr>
        <w:t>Each level</w:t>
      </w:r>
      <w:commentRangeEnd w:id="57"/>
      <w:r w:rsidR="00367FEC">
        <w:rPr>
          <w:rStyle w:val="CommentReference"/>
        </w:rPr>
        <w:commentReference w:id="57"/>
      </w:r>
      <w:r w:rsidRPr="00454505">
        <w:rPr>
          <w:rFonts w:cstheme="minorHAnsi"/>
        </w:rPr>
        <w:t xml:space="preserve"> will take place either inside or on top of an organ inside the subject’s body. Some may use the same organ as an environment, however, the following locations of interest should be unique to each level;</w:t>
      </w:r>
    </w:p>
    <w:p w14:paraId="56799B8B" w14:textId="77777777" w:rsidR="00454505" w:rsidRPr="00454505" w:rsidRDefault="00454505" w:rsidP="00454505">
      <w:pPr>
        <w:pStyle w:val="ListParagraph"/>
        <w:numPr>
          <w:ilvl w:val="0"/>
          <w:numId w:val="1"/>
        </w:numPr>
        <w:rPr>
          <w:rFonts w:cstheme="minorHAnsi"/>
        </w:rPr>
      </w:pPr>
      <w:r w:rsidRPr="00454505">
        <w:rPr>
          <w:rFonts w:cstheme="minorHAnsi"/>
        </w:rPr>
        <w:t>Spawn Points</w:t>
      </w:r>
    </w:p>
    <w:p w14:paraId="12510043" w14:textId="77777777" w:rsidR="00454505" w:rsidRPr="00454505" w:rsidRDefault="00454505" w:rsidP="00454505">
      <w:pPr>
        <w:pStyle w:val="ListParagraph"/>
        <w:numPr>
          <w:ilvl w:val="1"/>
          <w:numId w:val="1"/>
        </w:numPr>
        <w:rPr>
          <w:rFonts w:cstheme="minorHAnsi"/>
        </w:rPr>
      </w:pPr>
      <w:r w:rsidRPr="00454505">
        <w:rPr>
          <w:rFonts w:cstheme="minorHAnsi"/>
        </w:rPr>
        <w:t>Enemy spawn points</w:t>
      </w:r>
    </w:p>
    <w:p w14:paraId="4883B8DF" w14:textId="77777777" w:rsidR="00454505" w:rsidRPr="00454505" w:rsidRDefault="00454505" w:rsidP="00454505">
      <w:pPr>
        <w:pStyle w:val="ListParagraph"/>
        <w:numPr>
          <w:ilvl w:val="1"/>
          <w:numId w:val="1"/>
        </w:numPr>
        <w:rPr>
          <w:rFonts w:cstheme="minorHAnsi"/>
        </w:rPr>
      </w:pPr>
      <w:r w:rsidRPr="00454505">
        <w:rPr>
          <w:rFonts w:cstheme="minorHAnsi"/>
        </w:rPr>
        <w:t>Friendly spawn points</w:t>
      </w:r>
    </w:p>
    <w:p w14:paraId="00581523" w14:textId="77777777" w:rsidR="00454505" w:rsidRPr="00454505" w:rsidRDefault="00454505" w:rsidP="00454505">
      <w:pPr>
        <w:pStyle w:val="ListParagraph"/>
        <w:numPr>
          <w:ilvl w:val="0"/>
          <w:numId w:val="1"/>
        </w:numPr>
        <w:rPr>
          <w:rFonts w:cstheme="minorHAnsi"/>
        </w:rPr>
      </w:pPr>
      <w:r w:rsidRPr="00454505">
        <w:rPr>
          <w:rFonts w:cstheme="minorHAnsi"/>
        </w:rPr>
        <w:t>Environment</w:t>
      </w:r>
    </w:p>
    <w:p w14:paraId="4E2F9630" w14:textId="77777777" w:rsidR="00454505" w:rsidRPr="00454505" w:rsidRDefault="00454505" w:rsidP="00454505">
      <w:pPr>
        <w:pStyle w:val="ListParagraph"/>
        <w:numPr>
          <w:ilvl w:val="1"/>
          <w:numId w:val="1"/>
        </w:numPr>
        <w:rPr>
          <w:rFonts w:cstheme="minorHAnsi"/>
        </w:rPr>
      </w:pPr>
      <w:r w:rsidRPr="00454505">
        <w:rPr>
          <w:rFonts w:cstheme="minorHAnsi"/>
        </w:rPr>
        <w:t>Interactive props</w:t>
      </w:r>
    </w:p>
    <w:p w14:paraId="12A18B4E" w14:textId="77777777" w:rsidR="00454505" w:rsidRPr="00454505" w:rsidRDefault="00454505" w:rsidP="00454505">
      <w:pPr>
        <w:pStyle w:val="ListParagraph"/>
        <w:numPr>
          <w:ilvl w:val="1"/>
          <w:numId w:val="1"/>
        </w:numPr>
        <w:rPr>
          <w:rFonts w:cstheme="minorHAnsi"/>
        </w:rPr>
      </w:pPr>
      <w:r w:rsidRPr="00454505">
        <w:rPr>
          <w:rFonts w:cstheme="minorHAnsi"/>
        </w:rPr>
        <w:t>Obstacles</w:t>
      </w:r>
    </w:p>
    <w:p w14:paraId="5A69E55C" w14:textId="77777777" w:rsidR="00454505" w:rsidRPr="00454505" w:rsidRDefault="00454505" w:rsidP="00454505">
      <w:pPr>
        <w:pStyle w:val="ListParagraph"/>
        <w:numPr>
          <w:ilvl w:val="0"/>
          <w:numId w:val="1"/>
        </w:numPr>
        <w:rPr>
          <w:rFonts w:cstheme="minorHAnsi"/>
        </w:rPr>
      </w:pPr>
      <w:r w:rsidRPr="00454505">
        <w:rPr>
          <w:rFonts w:cstheme="minorHAnsi"/>
        </w:rPr>
        <w:t>Pick-ups</w:t>
      </w:r>
    </w:p>
    <w:p w14:paraId="2B90D2D7" w14:textId="77777777" w:rsidR="00454505" w:rsidRPr="00454505" w:rsidRDefault="00454505" w:rsidP="00454505">
      <w:pPr>
        <w:pStyle w:val="ListParagraph"/>
        <w:numPr>
          <w:ilvl w:val="1"/>
          <w:numId w:val="1"/>
        </w:numPr>
        <w:rPr>
          <w:rFonts w:cstheme="minorHAnsi"/>
        </w:rPr>
      </w:pPr>
      <w:r w:rsidRPr="00454505">
        <w:rPr>
          <w:rFonts w:cstheme="minorHAnsi"/>
        </w:rPr>
        <w:t>Ability pick-up locations</w:t>
      </w:r>
    </w:p>
    <w:p w14:paraId="6DF54277" w14:textId="77777777" w:rsidR="00454505" w:rsidRPr="00454505" w:rsidRDefault="00454505" w:rsidP="00454505">
      <w:pPr>
        <w:pStyle w:val="ListParagraph"/>
        <w:numPr>
          <w:ilvl w:val="1"/>
          <w:numId w:val="1"/>
        </w:numPr>
        <w:rPr>
          <w:rFonts w:cstheme="minorHAnsi"/>
        </w:rPr>
      </w:pPr>
      <w:r w:rsidRPr="00454505">
        <w:rPr>
          <w:rFonts w:cstheme="minorHAnsi"/>
        </w:rPr>
        <w:t>Secondary weapon pick-up locations</w:t>
      </w:r>
    </w:p>
    <w:p w14:paraId="7503D08E" w14:textId="77777777" w:rsidR="00454505" w:rsidRDefault="00454505" w:rsidP="00367FEC">
      <w:pPr>
        <w:jc w:val="both"/>
        <w:rPr>
          <w:ins w:id="58" w:author="Gavin Baxter" w:date="2017-11-10T12:36:00Z"/>
          <w:rFonts w:cstheme="minorHAnsi"/>
        </w:rPr>
        <w:pPrChange w:id="59" w:author="Gavin Baxter" w:date="2017-11-10T12:36:00Z">
          <w:pPr/>
        </w:pPrChange>
      </w:pPr>
      <w:r w:rsidRPr="00454505">
        <w:rPr>
          <w:rFonts w:cstheme="minorHAnsi"/>
        </w:rPr>
        <w:t>Depending on the environment, the player may be constrained to the bounds of the level. If the level takes place inside an organ, the organ walls should stop the player from straying too far from the action, however, as the player progresses through the game, environments may begin to take place on the outer surface of an organ, increasing complexity for the player as the issue of “falling off the edge” may become a factor.</w:t>
      </w:r>
    </w:p>
    <w:p w14:paraId="2E64C535" w14:textId="77777777" w:rsidR="00367FEC" w:rsidRDefault="00367FEC" w:rsidP="00367FEC">
      <w:pPr>
        <w:jc w:val="both"/>
        <w:rPr>
          <w:ins w:id="60" w:author="Gavin Baxter" w:date="2017-11-10T12:36:00Z"/>
          <w:rFonts w:cstheme="minorHAnsi"/>
        </w:rPr>
        <w:pPrChange w:id="61" w:author="Gavin Baxter" w:date="2017-11-10T12:36:00Z">
          <w:pPr/>
        </w:pPrChange>
      </w:pPr>
    </w:p>
    <w:p w14:paraId="6AEE5233" w14:textId="77777777" w:rsidR="00367FEC" w:rsidRDefault="00367FEC" w:rsidP="00367FEC">
      <w:pPr>
        <w:jc w:val="both"/>
        <w:rPr>
          <w:ins w:id="62" w:author="Gavin Baxter" w:date="2017-11-10T12:48:00Z"/>
          <w:rFonts w:cstheme="minorHAnsi"/>
        </w:rPr>
        <w:pPrChange w:id="63" w:author="Gavin Baxter" w:date="2017-11-10T12:36:00Z">
          <w:pPr/>
        </w:pPrChange>
      </w:pPr>
    </w:p>
    <w:p w14:paraId="53D46776" w14:textId="77777777" w:rsidR="00D83E08" w:rsidRPr="00454505" w:rsidRDefault="00D83E08" w:rsidP="00367FEC">
      <w:pPr>
        <w:jc w:val="both"/>
        <w:rPr>
          <w:rFonts w:cstheme="minorHAnsi"/>
        </w:rPr>
        <w:pPrChange w:id="64" w:author="Gavin Baxter" w:date="2017-11-10T12:36:00Z">
          <w:pPr/>
        </w:pPrChange>
      </w:pPr>
    </w:p>
    <w:p w14:paraId="1691FA4E" w14:textId="77777777" w:rsidR="00454505" w:rsidRDefault="00454505" w:rsidP="00454505">
      <w:pPr>
        <w:pStyle w:val="Heading2"/>
      </w:pPr>
      <w:bookmarkStart w:id="65" w:name="_Toc497823401"/>
      <w:r>
        <w:t>Robopill</w:t>
      </w:r>
      <w:bookmarkEnd w:id="65"/>
    </w:p>
    <w:p w14:paraId="793C2D0B" w14:textId="77777777" w:rsidR="00454505" w:rsidRPr="00454505" w:rsidRDefault="00454505" w:rsidP="00367FEC">
      <w:pPr>
        <w:jc w:val="both"/>
        <w:rPr>
          <w:rFonts w:cstheme="minorHAnsi"/>
        </w:rPr>
        <w:pPrChange w:id="66" w:author="Gavin Baxter" w:date="2017-11-10T12:36:00Z">
          <w:pPr/>
        </w:pPrChange>
      </w:pPr>
      <w:r w:rsidRPr="00454505">
        <w:rPr>
          <w:rFonts w:cstheme="minorHAnsi"/>
        </w:rPr>
        <w:t>RoboPill is the result of thousands of hours of medical research and micro-bacterial evolution. With the intended result being an extremely potent and multi-purpose medical capsule, RoboPill is able to enter a subject’s system and combat 90% of the world’s most fatal diseases.</w:t>
      </w:r>
    </w:p>
    <w:p w14:paraId="1498ED5E" w14:textId="77777777" w:rsidR="009F185F" w:rsidRDefault="00454505" w:rsidP="00367FEC">
      <w:pPr>
        <w:jc w:val="both"/>
        <w:rPr>
          <w:rFonts w:cstheme="minorHAnsi"/>
        </w:rPr>
        <w:pPrChange w:id="67" w:author="Gavin Baxter" w:date="2017-11-10T12:36:00Z">
          <w:pPr/>
        </w:pPrChange>
      </w:pPr>
      <w:r w:rsidRPr="00454505">
        <w:rPr>
          <w:rFonts w:cstheme="minorHAnsi"/>
        </w:rPr>
        <w:t xml:space="preserve">RoboPill’s body is divided into two parts; the upper body, and the lower body. The lower body is made up of a rotational thruster, allowing for a full range of motion throughout a subject’s system. The upper part is a more combat ready segment, which can rotate around its centre in a 360 degree motion. </w:t>
      </w:r>
    </w:p>
    <w:p w14:paraId="49D6F80E" w14:textId="77777777" w:rsidR="00454505" w:rsidRDefault="00454505" w:rsidP="00367FEC">
      <w:pPr>
        <w:jc w:val="both"/>
        <w:rPr>
          <w:rFonts w:cstheme="minorHAnsi"/>
        </w:rPr>
        <w:pPrChange w:id="68" w:author="Gavin Baxter" w:date="2017-11-10T12:36:00Z">
          <w:pPr/>
        </w:pPrChange>
      </w:pPr>
      <w:r w:rsidRPr="00454505">
        <w:rPr>
          <w:rFonts w:cstheme="minorHAnsi"/>
        </w:rPr>
        <w:t>An improvement upon previous capsules, RoboPill’s left arm has been replaced by a mini-gun based weapon, which is always readily available.</w:t>
      </w:r>
      <w:r w:rsidRPr="00454505">
        <w:rPr>
          <w:rFonts w:cstheme="minorHAnsi"/>
          <w:noProof/>
          <w:lang w:eastAsia="en-GB"/>
        </w:rPr>
        <w:t xml:space="preserve"> </w:t>
      </w:r>
      <w:r w:rsidRPr="00454505">
        <w:rPr>
          <w:rFonts w:cstheme="minorHAnsi"/>
        </w:rPr>
        <w:t>His right arm, however, features 3 opposable fingers which are able to grip secondary weapons. Shown below is a comparison between RoboPill’s Mini Gun arm and his wielding arm.</w:t>
      </w:r>
    </w:p>
    <w:p w14:paraId="56F700CF" w14:textId="77777777" w:rsidR="00615564" w:rsidRPr="00454505" w:rsidRDefault="00615564" w:rsidP="00454505">
      <w:pPr>
        <w:rPr>
          <w:rFonts w:cstheme="minorHAnsi"/>
        </w:rPr>
      </w:pPr>
      <w:r w:rsidRPr="00454505">
        <w:rPr>
          <w:rFonts w:cstheme="minorHAnsi"/>
          <w:noProof/>
          <w:lang w:eastAsia="en-GB"/>
        </w:rPr>
        <w:drawing>
          <wp:anchor distT="0" distB="0" distL="114300" distR="114300" simplePos="0" relativeHeight="251671552" behindDoc="1" locked="0" layoutInCell="1" allowOverlap="1" wp14:anchorId="4C19CD5D" wp14:editId="14E84E2B">
            <wp:simplePos x="0" y="0"/>
            <wp:positionH relativeFrom="margin">
              <wp:align>left</wp:align>
            </wp:positionH>
            <wp:positionV relativeFrom="paragraph">
              <wp:posOffset>0</wp:posOffset>
            </wp:positionV>
            <wp:extent cx="2504440" cy="1411605"/>
            <wp:effectExtent l="0" t="0" r="0" b="0"/>
            <wp:wrapTight wrapText="bothSides">
              <wp:wrapPolygon edited="0">
                <wp:start x="0" y="0"/>
                <wp:lineTo x="0" y="21279"/>
                <wp:lineTo x="21359" y="21279"/>
                <wp:lineTo x="21359" y="0"/>
                <wp:lineTo x="0" y="0"/>
              </wp:wrapPolygon>
            </wp:wrapTight>
            <wp:docPr id="1" name="Picture 1" descr="C:\Users\alasdair\AppData\Local\Microsoft\Windows\INetCache\Content.Word\MiniGun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asdair\AppData\Local\Microsoft\Windows\INetCache\Content.Word\MiniGun Example Sho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444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505">
        <w:rPr>
          <w:rFonts w:cstheme="minorHAnsi"/>
          <w:noProof/>
          <w:lang w:eastAsia="en-GB"/>
        </w:rPr>
        <mc:AlternateContent>
          <mc:Choice Requires="wps">
            <w:drawing>
              <wp:anchor distT="0" distB="0" distL="114300" distR="114300" simplePos="0" relativeHeight="251674624" behindDoc="0" locked="0" layoutInCell="1" allowOverlap="1" wp14:anchorId="2F0B71E2" wp14:editId="651CAFA9">
                <wp:simplePos x="0" y="0"/>
                <wp:positionH relativeFrom="margin">
                  <wp:align>right</wp:align>
                </wp:positionH>
                <wp:positionV relativeFrom="paragraph">
                  <wp:posOffset>1609090</wp:posOffset>
                </wp:positionV>
                <wp:extent cx="2533650" cy="21907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2533650" cy="219075"/>
                        </a:xfrm>
                        <a:prstGeom prst="rect">
                          <a:avLst/>
                        </a:prstGeom>
                        <a:solidFill>
                          <a:prstClr val="white"/>
                        </a:solidFill>
                        <a:ln>
                          <a:noFill/>
                        </a:ln>
                        <a:effectLst/>
                      </wps:spPr>
                      <wps:txbx>
                        <w:txbxContent>
                          <w:p w14:paraId="1ADA4B23" w14:textId="77777777" w:rsidR="0021530B" w:rsidRPr="00B4024F" w:rsidRDefault="0021530B" w:rsidP="00615564">
                            <w:pPr>
                              <w:pStyle w:val="Caption"/>
                              <w:jc w:val="center"/>
                              <w:rPr>
                                <w:rFonts w:ascii="Cambria" w:hAnsi="Cambria"/>
                                <w:noProof/>
                                <w:color w:val="auto"/>
                                <w:sz w:val="20"/>
                                <w:szCs w:val="20"/>
                              </w:rPr>
                            </w:pPr>
                            <w:r w:rsidRPr="00B4024F">
                              <w:rPr>
                                <w:rFonts w:ascii="Cambria" w:hAnsi="Cambria"/>
                                <w:color w:val="auto"/>
                              </w:rPr>
                              <w:t>RoboPill's wielding arm, shown with The Cleanser equipped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B71E2" id="Text Box 4" o:spid="_x0000_s1029" type="#_x0000_t202" style="position:absolute;margin-left:148.3pt;margin-top:126.7pt;width:199.5pt;height:17.2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" stroked="f">
                <v:textbox inset="0,0,0,0">
                  <w:txbxContent>
                    <w:p w14:paraId="1ADA4B23" w14:textId="77777777" w:rsidR="0021530B" w:rsidRPr="00B4024F" w:rsidRDefault="0021530B" w:rsidP="00615564">
                      <w:pPr>
                        <w:pStyle w:val="Caption"/>
                        <w:jc w:val="center"/>
                        <w:rPr>
                          <w:rFonts w:ascii="Cambria" w:hAnsi="Cambria"/>
                          <w:noProof/>
                          <w:color w:val="auto"/>
                          <w:sz w:val="20"/>
                          <w:szCs w:val="20"/>
                        </w:rPr>
                      </w:pPr>
                      <w:r w:rsidRPr="00B4024F">
                        <w:rPr>
                          <w:rFonts w:ascii="Cambria" w:hAnsi="Cambria"/>
                          <w:color w:val="auto"/>
                        </w:rPr>
                        <w:t>RoboPill's wielding arm, shown with The Cleanser equipped</w:t>
                      </w:r>
                    </w:p>
                  </w:txbxContent>
                </v:textbox>
                <w10:wrap type="topAndBottom" anchorx="margin"/>
              </v:shape>
            </w:pict>
          </mc:Fallback>
        </mc:AlternateContent>
      </w:r>
      <w:r w:rsidRPr="00454505">
        <w:rPr>
          <w:rFonts w:cstheme="minorHAnsi"/>
          <w:noProof/>
          <w:lang w:eastAsia="en-GB"/>
        </w:rPr>
        <w:drawing>
          <wp:anchor distT="0" distB="0" distL="114300" distR="114300" simplePos="0" relativeHeight="251672576" behindDoc="1" locked="0" layoutInCell="1" allowOverlap="1" wp14:anchorId="188BC7F4" wp14:editId="4582A226">
            <wp:simplePos x="0" y="0"/>
            <wp:positionH relativeFrom="margin">
              <wp:align>right</wp:align>
            </wp:positionH>
            <wp:positionV relativeFrom="paragraph">
              <wp:posOffset>0</wp:posOffset>
            </wp:positionV>
            <wp:extent cx="2533650" cy="1411605"/>
            <wp:effectExtent l="0" t="0" r="0" b="0"/>
            <wp:wrapTight wrapText="bothSides">
              <wp:wrapPolygon edited="0">
                <wp:start x="0" y="0"/>
                <wp:lineTo x="0" y="21279"/>
                <wp:lineTo x="21438" y="21279"/>
                <wp:lineTo x="21438" y="0"/>
                <wp:lineTo x="0" y="0"/>
              </wp:wrapPolygon>
            </wp:wrapTight>
            <wp:docPr id="2" name="Picture 2" descr="C:\Users\alasdair\AppData\Local\Microsoft\Windows\INetCache\Content.Word\Thumbs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asdair\AppData\Local\Microsoft\Windows\INetCache\Content.Word\Thumbs Example Sho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365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505">
        <w:rPr>
          <w:rFonts w:cstheme="minorHAnsi"/>
          <w:noProof/>
          <w:lang w:eastAsia="en-GB"/>
        </w:rPr>
        <mc:AlternateContent>
          <mc:Choice Requires="wps">
            <w:drawing>
              <wp:anchor distT="0" distB="0" distL="114300" distR="114300" simplePos="0" relativeHeight="251673600" behindDoc="0" locked="0" layoutInCell="1" allowOverlap="1" wp14:anchorId="3F9362B9" wp14:editId="143F21A9">
                <wp:simplePos x="0" y="0"/>
                <wp:positionH relativeFrom="margin">
                  <wp:posOffset>-635</wp:posOffset>
                </wp:positionH>
                <wp:positionV relativeFrom="paragraph">
                  <wp:posOffset>1609090</wp:posOffset>
                </wp:positionV>
                <wp:extent cx="2504440" cy="219075"/>
                <wp:effectExtent l="0" t="0" r="0" b="9525"/>
                <wp:wrapTopAndBottom/>
                <wp:docPr id="3" name="Text Box 3"/>
                <wp:cNvGraphicFramePr/>
                <a:graphic xmlns:a="http://schemas.openxmlformats.org/drawingml/2006/main">
                  <a:graphicData uri="http://schemas.microsoft.com/office/word/2010/wordprocessingShape">
                    <wps:wsp>
                      <wps:cNvSpPr txBox="1"/>
                      <wps:spPr>
                        <a:xfrm>
                          <a:off x="0" y="0"/>
                          <a:ext cx="2504440" cy="219075"/>
                        </a:xfrm>
                        <a:prstGeom prst="rect">
                          <a:avLst/>
                        </a:prstGeom>
                        <a:solidFill>
                          <a:prstClr val="white"/>
                        </a:solidFill>
                        <a:ln>
                          <a:noFill/>
                        </a:ln>
                        <a:effectLst/>
                      </wps:spPr>
                      <wps:txbx>
                        <w:txbxContent>
                          <w:p w14:paraId="4EA21277" w14:textId="77777777" w:rsidR="0021530B" w:rsidRPr="00B4024F" w:rsidRDefault="0021530B" w:rsidP="00615564">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9362B9" id="Text Box 3" o:spid="_x0000_s1030" type="#_x0000_t202" style="position:absolute;margin-left:-.05pt;margin-top:126.7pt;width:197.2pt;height:17.2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" stroked="f">
                <v:textbox inset="0,0,0,0">
                  <w:txbxContent>
                    <w:p w14:paraId="4EA21277" w14:textId="77777777" w:rsidR="0021530B" w:rsidRPr="00B4024F" w:rsidRDefault="0021530B" w:rsidP="00615564">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v:textbox>
                <w10:wrap type="topAndBottom" anchorx="margin"/>
              </v:shape>
            </w:pict>
          </mc:Fallback>
        </mc:AlternateContent>
      </w:r>
    </w:p>
    <w:p w14:paraId="5CE6E93A" w14:textId="77777777" w:rsidR="00454505" w:rsidRDefault="00454505" w:rsidP="008E792A">
      <w:pPr>
        <w:pStyle w:val="Heading2"/>
      </w:pPr>
      <w:bookmarkStart w:id="69" w:name="_Toc497823402"/>
      <w:r>
        <w:t>Enemies</w:t>
      </w:r>
      <w:bookmarkEnd w:id="69"/>
    </w:p>
    <w:p w14:paraId="218E42B8" w14:textId="77777777" w:rsidR="00454505" w:rsidRPr="00454505" w:rsidRDefault="00454505" w:rsidP="00D83E08">
      <w:pPr>
        <w:jc w:val="both"/>
        <w:rPr>
          <w:rFonts w:cstheme="minorHAnsi"/>
        </w:rPr>
        <w:pPrChange w:id="70" w:author="Gavin Baxter" w:date="2017-11-10T12:43:00Z">
          <w:pPr/>
        </w:pPrChange>
      </w:pPr>
      <w:r w:rsidRPr="00454505">
        <w:rPr>
          <w:rFonts w:cstheme="minorHAnsi"/>
        </w:rPr>
        <w:t xml:space="preserve">Enemies within the game will be mainly based on different variations of real-life bacteria that can be found. Each level, a new enemy will be unlocked, which the user will need to logically understand and defeat. Varying AI logic will be applied to each of the enemies, forcing the player to fight strategically whilst at the same time causing as much carnage as possible. </w:t>
      </w:r>
    </w:p>
    <w:p w14:paraId="69A24EDA" w14:textId="77777777" w:rsidR="00454505" w:rsidRDefault="00454505" w:rsidP="00D83E08">
      <w:pPr>
        <w:jc w:val="both"/>
        <w:rPr>
          <w:ins w:id="71" w:author="Gavin Baxter" w:date="2017-11-10T12:36:00Z"/>
          <w:rFonts w:cstheme="minorHAnsi"/>
        </w:rPr>
        <w:pPrChange w:id="72" w:author="Gavin Baxter" w:date="2017-11-10T12:43:00Z">
          <w:pPr/>
        </w:pPrChange>
      </w:pPr>
      <w:r w:rsidRPr="00454505">
        <w:rPr>
          <w:rFonts w:cstheme="minorHAnsi"/>
        </w:rPr>
        <w:t>A wave-based spawning system will be utilised in the game, allowing many variations of enemies, adding replay value and unique gameplay which should further the complexity and immersion of the play-through. Although the wave-based spawning system will increase complexity and the need for multi-tasking, having a basic understanding of the game mechanics and enemy AI should allow the player to make it through each level.</w:t>
      </w:r>
    </w:p>
    <w:p w14:paraId="12B80260" w14:textId="77777777" w:rsidR="00367FEC" w:rsidRDefault="00367FEC" w:rsidP="00454505">
      <w:pPr>
        <w:rPr>
          <w:ins w:id="73" w:author="Gavin Baxter" w:date="2017-11-10T12:36:00Z"/>
          <w:rFonts w:cstheme="minorHAnsi"/>
        </w:rPr>
      </w:pPr>
    </w:p>
    <w:p w14:paraId="383FD60C" w14:textId="77777777" w:rsidR="00367FEC" w:rsidRDefault="00367FEC" w:rsidP="00454505">
      <w:pPr>
        <w:rPr>
          <w:ins w:id="74" w:author="Gavin Baxter" w:date="2017-11-10T12:36:00Z"/>
          <w:rFonts w:cstheme="minorHAnsi"/>
        </w:rPr>
      </w:pPr>
    </w:p>
    <w:p w14:paraId="0403548B" w14:textId="77777777" w:rsidR="00367FEC" w:rsidRDefault="00367FEC" w:rsidP="00454505">
      <w:pPr>
        <w:rPr>
          <w:ins w:id="75" w:author="Gavin Baxter" w:date="2017-11-10T12:36:00Z"/>
          <w:rFonts w:cstheme="minorHAnsi"/>
        </w:rPr>
      </w:pPr>
    </w:p>
    <w:p w14:paraId="0ECF053B" w14:textId="77777777" w:rsidR="00367FEC" w:rsidRDefault="00367FEC" w:rsidP="00454505">
      <w:pPr>
        <w:rPr>
          <w:ins w:id="76" w:author="Gavin Baxter" w:date="2017-11-10T12:36:00Z"/>
          <w:rFonts w:cstheme="minorHAnsi"/>
        </w:rPr>
      </w:pPr>
    </w:p>
    <w:p w14:paraId="37086CC5" w14:textId="77777777" w:rsidR="00367FEC" w:rsidRDefault="00367FEC" w:rsidP="00454505">
      <w:pPr>
        <w:rPr>
          <w:ins w:id="77" w:author="Gavin Baxter" w:date="2017-11-10T12:36:00Z"/>
          <w:rFonts w:cstheme="minorHAnsi"/>
        </w:rPr>
      </w:pPr>
    </w:p>
    <w:p w14:paraId="59418E38" w14:textId="77777777" w:rsidR="00367FEC" w:rsidRDefault="00367FEC" w:rsidP="00454505">
      <w:pPr>
        <w:rPr>
          <w:ins w:id="78" w:author="Gavin Baxter" w:date="2017-11-10T12:36:00Z"/>
          <w:rFonts w:cstheme="minorHAnsi"/>
        </w:rPr>
      </w:pPr>
    </w:p>
    <w:p w14:paraId="42F9CD37" w14:textId="77777777" w:rsidR="00367FEC" w:rsidRDefault="00367FEC" w:rsidP="00454505">
      <w:pPr>
        <w:rPr>
          <w:ins w:id="79" w:author="Gavin Baxter" w:date="2017-11-10T12:36:00Z"/>
          <w:rFonts w:cstheme="minorHAnsi"/>
        </w:rPr>
      </w:pPr>
    </w:p>
    <w:p w14:paraId="04428CC7" w14:textId="77777777" w:rsidR="00367FEC" w:rsidRPr="00454505" w:rsidRDefault="00367FEC" w:rsidP="00454505">
      <w:pPr>
        <w:rPr>
          <w:rFonts w:cstheme="minorHAnsi"/>
        </w:rPr>
      </w:pPr>
    </w:p>
    <w:p w14:paraId="081F60F3" w14:textId="77777777" w:rsidR="008E792A" w:rsidRDefault="00F52FB7" w:rsidP="008E792A">
      <w:pPr>
        <w:pStyle w:val="Heading2"/>
      </w:pPr>
      <w:bookmarkStart w:id="80" w:name="_Toc497823403"/>
      <w:r>
        <w:t>F</w:t>
      </w:r>
      <w:r w:rsidR="008E792A">
        <w:t>lowcharts</w:t>
      </w:r>
      <w:bookmarkEnd w:id="80"/>
    </w:p>
    <w:p w14:paraId="36D6F5A9" w14:textId="77777777" w:rsidR="008E792A" w:rsidRDefault="00B230E9" w:rsidP="00B230E9">
      <w:pPr>
        <w:pStyle w:val="Heading3"/>
      </w:pPr>
      <w:bookmarkStart w:id="81" w:name="_Toc497823404"/>
      <w:r>
        <w:t xml:space="preserve">Overall </w:t>
      </w:r>
      <w:commentRangeStart w:id="82"/>
      <w:r>
        <w:t>Game Flowchart</w:t>
      </w:r>
      <w:bookmarkEnd w:id="81"/>
      <w:commentRangeEnd w:id="82"/>
      <w:r w:rsidR="00367FEC">
        <w:rPr>
          <w:rStyle w:val="CommentReference"/>
          <w:caps w:val="0"/>
          <w:color w:val="auto"/>
          <w:spacing w:val="0"/>
        </w:rPr>
        <w:commentReference w:id="82"/>
      </w:r>
    </w:p>
    <w:p w14:paraId="6F9B34C0" w14:textId="77777777" w:rsidR="003A6EDC" w:rsidRPr="003A6EDC" w:rsidRDefault="003A6EDC" w:rsidP="003A6EDC">
      <w:r>
        <w:t xml:space="preserve">This flowchart shows a </w:t>
      </w:r>
      <w:r w:rsidR="004064E4">
        <w:t>basic run-through of the game process from the menu to the player completing or failing a level.</w:t>
      </w:r>
    </w:p>
    <w:p w14:paraId="30439A38" w14:textId="77777777" w:rsidR="00B230E9" w:rsidRDefault="004064E4" w:rsidP="00B230E9">
      <w:r>
        <w:rPr>
          <w:noProof/>
          <w:lang w:eastAsia="en-GB"/>
        </w:rPr>
        <w:drawing>
          <wp:inline distT="0" distB="0" distL="0" distR="0" wp14:anchorId="54FB0AB0" wp14:editId="3DD5E7EA">
            <wp:extent cx="5731510" cy="40620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Flow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062095"/>
                    </a:xfrm>
                    <a:prstGeom prst="rect">
                      <a:avLst/>
                    </a:prstGeom>
                  </pic:spPr>
                </pic:pic>
              </a:graphicData>
            </a:graphic>
          </wp:inline>
        </w:drawing>
      </w:r>
    </w:p>
    <w:p w14:paraId="2C80228C" w14:textId="77777777" w:rsidR="00B230E9" w:rsidRDefault="00B230E9" w:rsidP="00B230E9">
      <w:pPr>
        <w:pStyle w:val="Heading3"/>
      </w:pPr>
      <w:bookmarkStart w:id="83" w:name="_Toc497823405"/>
      <w:r>
        <w:t>Menu Flowchart</w:t>
      </w:r>
      <w:bookmarkEnd w:id="83"/>
    </w:p>
    <w:p w14:paraId="4ABA2448" w14:textId="77777777" w:rsidR="004064E4" w:rsidRPr="004064E4" w:rsidRDefault="004064E4" w:rsidP="004064E4">
      <w:r>
        <w:t>This flowchart gives a more detailed look at how the main menu will operate and what will occur when each option is selected.</w:t>
      </w:r>
    </w:p>
    <w:p w14:paraId="620ECCAC" w14:textId="77777777" w:rsidR="00B230E9" w:rsidRDefault="00B230E9" w:rsidP="00B230E9">
      <w:r>
        <w:rPr>
          <w:noProof/>
          <w:lang w:eastAsia="en-GB"/>
        </w:rPr>
        <w:lastRenderedPageBreak/>
        <w:drawing>
          <wp:inline distT="0" distB="0" distL="0" distR="0" wp14:anchorId="522EDE03" wp14:editId="6B080968">
            <wp:extent cx="5731510" cy="40519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Flow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14:paraId="6CCEDF9D" w14:textId="77777777" w:rsidR="00396CFA" w:rsidRDefault="00BB1545" w:rsidP="00396CFA">
      <w:pPr>
        <w:pStyle w:val="Heading3"/>
      </w:pPr>
      <w:bookmarkStart w:id="84" w:name="_Toc497823406"/>
      <w:r>
        <w:t>Level Flowchart</w:t>
      </w:r>
      <w:bookmarkEnd w:id="84"/>
    </w:p>
    <w:p w14:paraId="576570E9" w14:textId="77777777" w:rsidR="00396CFA" w:rsidRPr="00396CFA" w:rsidRDefault="00396CFA" w:rsidP="00396CFA">
      <w:r>
        <w:t>The basic level structure will run-through similar to this flowchart.</w:t>
      </w:r>
    </w:p>
    <w:p w14:paraId="69A9839E" w14:textId="77777777" w:rsidR="00BB1545" w:rsidRPr="00BB1545" w:rsidRDefault="00BB1545" w:rsidP="00BB1545">
      <w:r>
        <w:rPr>
          <w:noProof/>
          <w:lang w:eastAsia="en-GB"/>
        </w:rPr>
        <w:lastRenderedPageBreak/>
        <w:drawing>
          <wp:inline distT="0" distB="0" distL="0" distR="0" wp14:anchorId="2E5DBF56" wp14:editId="5D821717">
            <wp:extent cx="5731510" cy="40506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velFlow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050665"/>
                    </a:xfrm>
                    <a:prstGeom prst="rect">
                      <a:avLst/>
                    </a:prstGeom>
                  </pic:spPr>
                </pic:pic>
              </a:graphicData>
            </a:graphic>
          </wp:inline>
        </w:drawing>
      </w:r>
    </w:p>
    <w:p w14:paraId="272B3099" w14:textId="77777777" w:rsidR="008E792A" w:rsidRDefault="00F52FB7" w:rsidP="008E792A">
      <w:pPr>
        <w:pStyle w:val="Heading2"/>
      </w:pPr>
      <w:bookmarkStart w:id="85" w:name="_Toc497823407"/>
      <w:r>
        <w:t>F</w:t>
      </w:r>
      <w:r w:rsidR="008E792A">
        <w:t>lowboards</w:t>
      </w:r>
      <w:bookmarkEnd w:id="85"/>
    </w:p>
    <w:p w14:paraId="3EF41C26" w14:textId="77777777" w:rsidR="008E792A" w:rsidRDefault="008E792A" w:rsidP="008E792A">
      <w:r>
        <w:t>Eventually add in flowboards.</w:t>
      </w:r>
    </w:p>
    <w:p w14:paraId="35E8AAFB" w14:textId="77777777" w:rsidR="009F185F" w:rsidRDefault="009F185F" w:rsidP="009F185F">
      <w:pPr>
        <w:pStyle w:val="Heading2"/>
      </w:pPr>
      <w:bookmarkStart w:id="86" w:name="_Toc497823408"/>
      <w:r>
        <w:t>UI Design</w:t>
      </w:r>
      <w:bookmarkEnd w:id="86"/>
      <w:r>
        <w:t xml:space="preserve"> </w:t>
      </w:r>
    </w:p>
    <w:p w14:paraId="39F43C78" w14:textId="77777777" w:rsidR="00FE56B9" w:rsidRDefault="009F185F" w:rsidP="00367FEC">
      <w:pPr>
        <w:jc w:val="both"/>
        <w:pPrChange w:id="87" w:author="Gavin Baxter" w:date="2017-11-10T12:37:00Z">
          <w:pPr/>
        </w:pPrChange>
      </w:pPr>
      <w:r w:rsidRPr="00C97E0D">
        <w:t>Aiming for a sleek, minimalistic style, the UI Design will be bare-bones and will only show the player what they need to know. This avoids any clutter on the screen which can be off-putting and distracting, especially in such a high-paced game. Seen below, the user interface will consist of an indicator to show how well the player is doing, their current health and which weapon is equipped. As this is just a sketch, the in-game interface will likely b</w:t>
      </w:r>
      <w:r w:rsidR="00615564">
        <w:t>e more aesthetically pleasing.</w:t>
      </w:r>
    </w:p>
    <w:p w14:paraId="69C0A6E6" w14:textId="77777777" w:rsidR="00615564" w:rsidRDefault="00A027B5" w:rsidP="00FE56B9">
      <w:pPr>
        <w:rPr>
          <w:caps/>
          <w:spacing w:val="15"/>
        </w:rPr>
      </w:pPr>
      <w:r>
        <w:rPr>
          <w:noProof/>
          <w:lang w:eastAsia="en-GB"/>
        </w:rPr>
        <w:lastRenderedPageBreak/>
        <w:drawing>
          <wp:anchor distT="0" distB="0" distL="114300" distR="114300" simplePos="0" relativeHeight="251675648" behindDoc="0" locked="0" layoutInCell="1" allowOverlap="1" wp14:anchorId="62BCA6D1" wp14:editId="7A589B7B">
            <wp:simplePos x="0" y="0"/>
            <wp:positionH relativeFrom="margin">
              <wp:align>center</wp:align>
            </wp:positionH>
            <wp:positionV relativeFrom="paragraph">
              <wp:posOffset>239395</wp:posOffset>
            </wp:positionV>
            <wp:extent cx="5048250" cy="2835275"/>
            <wp:effectExtent l="19050" t="19050" r="19050" b="22225"/>
            <wp:wrapSquare wrapText="bothSides"/>
            <wp:docPr id="9" name="Picture 9" descr="MicroMayhem-UI-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Mayhem-UI-Layou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8250" cy="283527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1ECFC78F" w14:textId="77777777" w:rsidR="00615564" w:rsidRDefault="00615564" w:rsidP="00FE56B9">
      <w:pPr>
        <w:rPr>
          <w:caps/>
          <w:spacing w:val="15"/>
        </w:rPr>
      </w:pPr>
    </w:p>
    <w:p w14:paraId="2427720C" w14:textId="77777777" w:rsidR="00615564" w:rsidRDefault="00615564" w:rsidP="00FE56B9">
      <w:pPr>
        <w:rPr>
          <w:caps/>
          <w:spacing w:val="15"/>
        </w:rPr>
      </w:pPr>
    </w:p>
    <w:p w14:paraId="184EF993" w14:textId="77777777" w:rsidR="00615564" w:rsidRDefault="00EA3822" w:rsidP="00EA3822">
      <w:pPr>
        <w:pStyle w:val="Heading2"/>
      </w:pPr>
      <w:bookmarkStart w:id="88" w:name="_Toc497823409"/>
      <w:r>
        <w:t>Evolution &amp; Infection Ratio</w:t>
      </w:r>
      <w:bookmarkEnd w:id="88"/>
    </w:p>
    <w:p w14:paraId="28C92D42" w14:textId="77777777" w:rsidR="00EA3822" w:rsidRPr="00EA3822" w:rsidRDefault="00EA3822" w:rsidP="00367FEC">
      <w:pPr>
        <w:jc w:val="both"/>
        <w:rPr>
          <w:rFonts w:cstheme="minorHAnsi"/>
        </w:rPr>
        <w:pPrChange w:id="89" w:author="Gavin Baxter" w:date="2017-11-10T12:38:00Z">
          <w:pPr/>
        </w:pPrChange>
      </w:pPr>
      <w:r w:rsidRPr="00EA3822">
        <w:rPr>
          <w:rFonts w:cstheme="minorHAnsi"/>
        </w:rPr>
        <w:t xml:space="preserve">Throughout the game, the player will accumulate evolution points which can be used for progression. These points can be used to increase the effectiveness of the player, by increasing damage of certain weapons, unlocking new weapons and increasing the player’s defensive values. </w:t>
      </w:r>
    </w:p>
    <w:p w14:paraId="48DA00F0" w14:textId="77777777" w:rsidR="00EA3822" w:rsidRPr="00EA3822" w:rsidRDefault="00EA3822" w:rsidP="00367FEC">
      <w:pPr>
        <w:jc w:val="both"/>
        <w:rPr>
          <w:rFonts w:cstheme="minorHAnsi"/>
        </w:rPr>
        <w:pPrChange w:id="90" w:author="Gavin Baxter" w:date="2017-11-10T12:38:00Z">
          <w:pPr/>
        </w:pPrChange>
      </w:pPr>
      <w:r w:rsidRPr="00EA3822">
        <w:rPr>
          <w:rFonts w:cstheme="minorHAnsi"/>
        </w:rPr>
        <w:t xml:space="preserve">Each level will provide a set value of evolution points to ensure the player is able to unlock certain features during their play-through. Furthermore, bonus evolution points will be provided depending on how well the player performed during the previous level. </w:t>
      </w:r>
    </w:p>
    <w:p w14:paraId="6E62C75C" w14:textId="77777777" w:rsidR="00EA3822" w:rsidRPr="00EA3822" w:rsidRDefault="00EA3822" w:rsidP="00367FEC">
      <w:pPr>
        <w:jc w:val="both"/>
        <w:rPr>
          <w:rFonts w:cstheme="minorHAnsi"/>
        </w:rPr>
        <w:pPrChange w:id="91" w:author="Gavin Baxter" w:date="2017-11-10T12:38:00Z">
          <w:pPr/>
        </w:pPrChange>
      </w:pPr>
      <w:r w:rsidRPr="00EA3822">
        <w:rPr>
          <w:rFonts w:cstheme="minorHAnsi"/>
        </w:rPr>
        <w:t xml:space="preserve">The “Infection Meter” </w:t>
      </w:r>
      <w:r>
        <w:rPr>
          <w:rFonts w:cstheme="minorHAnsi"/>
        </w:rPr>
        <w:t xml:space="preserve">(That can be seen at the UI image above) </w:t>
      </w:r>
      <w:r w:rsidRPr="00EA3822">
        <w:rPr>
          <w:rFonts w:cstheme="minorHAnsi"/>
        </w:rPr>
        <w:t>is a GUI element used to display the ratio of good and bad cells that are present in the subject’s body. When the meter is closer to the left, the subject is in a stable condition, as more healthy cells are present in the body, however, if it travels to the right, this show the subject is unstable, and is near death. If the meter stays here for too long, the subject will die and the player will fail the level.</w:t>
      </w:r>
    </w:p>
    <w:p w14:paraId="5E86FBE5" w14:textId="77777777" w:rsidR="00EA3822" w:rsidRPr="00EA3822" w:rsidRDefault="00EA3822" w:rsidP="00367FEC">
      <w:pPr>
        <w:jc w:val="both"/>
        <w:rPr>
          <w:rFonts w:cstheme="minorHAnsi"/>
        </w:rPr>
        <w:pPrChange w:id="92" w:author="Gavin Baxter" w:date="2017-11-10T12:38:00Z">
          <w:pPr/>
        </w:pPrChange>
      </w:pPr>
      <w:r w:rsidRPr="00EA3822">
        <w:rPr>
          <w:rFonts w:cstheme="minorHAnsi"/>
        </w:rPr>
        <w:t>The status of the Infection Meter will also be relayed to the player using in-game global illumination, allowing the player to stay focused instead of staring at GUI elements.</w:t>
      </w:r>
    </w:p>
    <w:p w14:paraId="7B7A7A8C" w14:textId="77777777" w:rsidR="00EA3822" w:rsidRPr="00EA3822" w:rsidRDefault="00EA3822" w:rsidP="00367FEC">
      <w:pPr>
        <w:jc w:val="both"/>
        <w:rPr>
          <w:rFonts w:cstheme="minorHAnsi"/>
        </w:rPr>
        <w:pPrChange w:id="93" w:author="Gavin Baxter" w:date="2017-11-10T12:38:00Z">
          <w:pPr/>
        </w:pPrChange>
      </w:pPr>
      <w:r w:rsidRPr="00EA3822">
        <w:rPr>
          <w:rFonts w:cstheme="minorHAnsi"/>
        </w:rPr>
        <w:t xml:space="preserve">At regular intervals, the status of the Infection Meter will be recorded, and used as an average throughout the level to calculate the player’s performance, and subsequently, how many bonus evolution points they are awarded. </w:t>
      </w:r>
    </w:p>
    <w:p w14:paraId="24BC3E74" w14:textId="77777777" w:rsidR="00EA3822" w:rsidRPr="00EA3822" w:rsidRDefault="00EA3822" w:rsidP="00367FEC">
      <w:pPr>
        <w:jc w:val="both"/>
        <w:rPr>
          <w:rFonts w:cstheme="minorHAnsi"/>
          <w:caps/>
          <w:spacing w:val="15"/>
        </w:rPr>
        <w:pPrChange w:id="94" w:author="Gavin Baxter" w:date="2017-11-10T12:38:00Z">
          <w:pPr/>
        </w:pPrChange>
      </w:pPr>
      <w:r w:rsidRPr="00EA3822">
        <w:rPr>
          <w:rFonts w:cstheme="minorHAnsi"/>
        </w:rPr>
        <w:t xml:space="preserve">Aiming for a sleek, minimalistic style, the UI Design will be bare-bones and will only show the player what they need to know. This avoids any clutter on the screen which can be off-putting and distracting, especially in such a high-paced game. Seen below, the user interface will consist of an indicator to show how well the player is doing, their current health and which weapon is equipped. As this is just a sketch, the in-game interface will likely be more aesthetically pleasing.  </w:t>
      </w:r>
    </w:p>
    <w:p w14:paraId="64B4A9B3" w14:textId="77777777" w:rsidR="00EA3822" w:rsidRPr="00EA3822" w:rsidRDefault="00EA3822" w:rsidP="00EA3822"/>
    <w:p w14:paraId="01DF35C3" w14:textId="77777777" w:rsidR="00CD2597" w:rsidRDefault="00F52FB7" w:rsidP="00CD2597">
      <w:pPr>
        <w:pStyle w:val="Heading1"/>
      </w:pPr>
      <w:bookmarkStart w:id="95" w:name="_Toc497823410"/>
      <w:r>
        <w:lastRenderedPageBreak/>
        <w:t>Implementation</w:t>
      </w:r>
      <w:bookmarkEnd w:id="95"/>
    </w:p>
    <w:p w14:paraId="6B1E255F" w14:textId="77777777" w:rsidR="00FE56B9" w:rsidRPr="00FE56B9" w:rsidRDefault="00F52FB7" w:rsidP="00FE56B9">
      <w:pPr>
        <w:pStyle w:val="Heading2"/>
      </w:pPr>
      <w:bookmarkStart w:id="96" w:name="_Toc497823411"/>
      <w:r>
        <w:t>P</w:t>
      </w:r>
      <w:r w:rsidR="00CD2597">
        <w:t>seudocode</w:t>
      </w:r>
      <w:bookmarkEnd w:id="96"/>
    </w:p>
    <w:p w14:paraId="7E8C9BCE" w14:textId="77777777" w:rsidR="00FE56B9" w:rsidRDefault="00FE56B9" w:rsidP="00367FEC">
      <w:pPr>
        <w:jc w:val="both"/>
        <w:pPrChange w:id="97" w:author="Gavin Baxter" w:date="2017-11-10T12:38:00Z">
          <w:pPr/>
        </w:pPrChange>
      </w:pPr>
      <w:r>
        <w:t>We decided to create some Pseudocode for the main functions of the game in order to help better understand what skills would be required to achieve our vision. It will also help outside parties to understand the source code along with the comments that are contained within the code itself. Please see ‘Pseudocode’ section of the appendices document for pseudocode that was created when planning for implementing additional features but was removed.</w:t>
      </w:r>
    </w:p>
    <w:p w14:paraId="73422D23" w14:textId="77777777" w:rsidR="00FE56B9" w:rsidRDefault="00FE56B9" w:rsidP="00FE56B9">
      <w:pPr>
        <w:pStyle w:val="Heading3"/>
      </w:pPr>
      <w:bookmarkStart w:id="98" w:name="_Toc497823412"/>
      <w:r>
        <w:t>Damage Pseudocode</w:t>
      </w:r>
      <w:bookmarkEnd w:id="98"/>
    </w:p>
    <w:p w14:paraId="4CCA88EE" w14:textId="77777777" w:rsidR="00FE56B9" w:rsidRDefault="00FE56B9" w:rsidP="00FE56B9">
      <w:pPr>
        <w:pStyle w:val="Heading4"/>
      </w:pPr>
      <w:r>
        <w:t>Player Gets Hit</w:t>
      </w:r>
    </w:p>
    <w:p w14:paraId="10F3FDFC" w14:textId="77777777" w:rsidR="00FE56B9" w:rsidRDefault="00FE56B9" w:rsidP="00FE56B9">
      <w:r>
        <w:t>If player is hit by enemy attack</w:t>
      </w:r>
      <w:r>
        <w:br/>
        <w:t xml:space="preserve"> </w:t>
      </w:r>
      <w:r>
        <w:tab/>
        <w:t xml:space="preserve">corresponding value of damage is removed from health bar </w:t>
      </w:r>
      <w:r>
        <w:br/>
        <w:t>else if value of damage is greater than value of health bar</w:t>
      </w:r>
      <w:r>
        <w:br/>
        <w:t xml:space="preserve"> </w:t>
      </w:r>
      <w:r>
        <w:tab/>
        <w:t>player dies</w:t>
      </w:r>
    </w:p>
    <w:p w14:paraId="7B63791F" w14:textId="77777777" w:rsidR="00FE56B9" w:rsidRDefault="00FE56B9" w:rsidP="00FE56B9">
      <w:pPr>
        <w:pStyle w:val="Heading4"/>
      </w:pPr>
      <w:r>
        <w:t>Player Dies</w:t>
      </w:r>
    </w:p>
    <w:p w14:paraId="322A8C87" w14:textId="77777777" w:rsidR="00FE56B9" w:rsidRDefault="00FE56B9" w:rsidP="00FE56B9">
      <w:r>
        <w:t xml:space="preserve">If player dies </w:t>
      </w:r>
      <w:r>
        <w:br/>
        <w:t xml:space="preserve"> </w:t>
      </w:r>
      <w:r>
        <w:tab/>
        <w:t>game is over</w:t>
      </w:r>
    </w:p>
    <w:p w14:paraId="255DF109" w14:textId="77777777" w:rsidR="00FE56B9" w:rsidRDefault="00FE56B9" w:rsidP="00FE56B9">
      <w:r>
        <w:t>If game is over</w:t>
      </w:r>
      <w:r>
        <w:br/>
        <w:t xml:space="preserve"> </w:t>
      </w:r>
      <w:r>
        <w:tab/>
        <w:t>game over screen pops up</w:t>
      </w:r>
      <w:r>
        <w:br/>
        <w:t xml:space="preserve"> </w:t>
      </w:r>
      <w:r>
        <w:tab/>
        <w:t>gives player option to use regeneration ability if purchased</w:t>
      </w:r>
      <w:r>
        <w:br/>
        <w:t xml:space="preserve"> </w:t>
      </w:r>
      <w:r>
        <w:tab/>
        <w:t>allows player to restart</w:t>
      </w:r>
    </w:p>
    <w:p w14:paraId="1FF49F84" w14:textId="77777777" w:rsidR="00FE56B9" w:rsidRDefault="00FE56B9" w:rsidP="00FE56B9">
      <w:pPr>
        <w:pStyle w:val="Heading4"/>
      </w:pPr>
      <w:r>
        <w:t>Enemy Gets Hit</w:t>
      </w:r>
    </w:p>
    <w:p w14:paraId="06985C1B" w14:textId="77777777" w:rsidR="00FE56B9" w:rsidRDefault="00FE56B9" w:rsidP="00FE56B9">
      <w:r>
        <w:t>If player hits enemy with attack</w:t>
      </w:r>
      <w:r>
        <w:br/>
        <w:t xml:space="preserve"> </w:t>
      </w:r>
      <w:r>
        <w:tab/>
        <w:t>enemy takes damage</w:t>
      </w:r>
    </w:p>
    <w:p w14:paraId="1E12206C" w14:textId="77777777" w:rsidR="00FE56B9" w:rsidRDefault="00FE56B9" w:rsidP="00FE56B9">
      <w:r>
        <w:t>If damage value is greater than enemy health</w:t>
      </w:r>
      <w:r>
        <w:br/>
        <w:t xml:space="preserve"> </w:t>
      </w:r>
      <w:r>
        <w:tab/>
        <w:t>enemy dies</w:t>
      </w:r>
      <w:r>
        <w:br/>
        <w:t xml:space="preserve"> </w:t>
      </w:r>
      <w:r>
        <w:tab/>
        <w:t>player gets points</w:t>
      </w:r>
    </w:p>
    <w:p w14:paraId="387293F2" w14:textId="77777777" w:rsidR="00FE56B9" w:rsidRDefault="00FE56B9" w:rsidP="00FE56B9">
      <w:pPr>
        <w:pStyle w:val="Heading3"/>
      </w:pPr>
      <w:bookmarkStart w:id="99" w:name="_Toc497823413"/>
      <w:r>
        <w:t>Points Pseudocode</w:t>
      </w:r>
      <w:bookmarkEnd w:id="99"/>
    </w:p>
    <w:p w14:paraId="1EA2740C" w14:textId="77777777" w:rsidR="00FE56B9" w:rsidRDefault="00FE56B9" w:rsidP="00FE56B9">
      <w:pPr>
        <w:pStyle w:val="Heading4"/>
      </w:pPr>
      <w:r>
        <w:t>Level Completion Points</w:t>
      </w:r>
    </w:p>
    <w:p w14:paraId="594AAEA0" w14:textId="77777777" w:rsidR="00FE56B9" w:rsidRDefault="00FE56B9" w:rsidP="00FE56B9">
      <w:r>
        <w:t>If player completes level</w:t>
      </w:r>
      <w:r>
        <w:br/>
        <w:t xml:space="preserve"> </w:t>
      </w:r>
      <w:r>
        <w:tab/>
        <w:t>Certain amount of points are awarded</w:t>
      </w:r>
    </w:p>
    <w:p w14:paraId="211A07CB" w14:textId="77777777" w:rsidR="00FE56B9" w:rsidRDefault="00FE56B9" w:rsidP="00FE56B9">
      <w:pPr>
        <w:pStyle w:val="Heading4"/>
      </w:pPr>
      <w:r>
        <w:t>Bonus Points</w:t>
      </w:r>
    </w:p>
    <w:p w14:paraId="7EA9BE26" w14:textId="77777777" w:rsidR="00FE56B9" w:rsidRDefault="00FE56B9" w:rsidP="00FE56B9">
      <w:r>
        <w:t>If player gets combos</w:t>
      </w:r>
      <w:r>
        <w:br/>
        <w:t xml:space="preserve"> </w:t>
      </w:r>
      <w:r>
        <w:tab/>
        <w:t>points are awarded based on multipliers</w:t>
      </w:r>
    </w:p>
    <w:p w14:paraId="50F0BBFA" w14:textId="77777777" w:rsidR="00FE56B9" w:rsidRPr="00F86B05" w:rsidRDefault="00FE56B9" w:rsidP="00FE56B9">
      <w:r>
        <w:t>Points are awarded based on the average position of infection meter</w:t>
      </w:r>
      <w:r>
        <w:br/>
        <w:t xml:space="preserve"> </w:t>
      </w:r>
      <w:r>
        <w:tab/>
      </w:r>
    </w:p>
    <w:p w14:paraId="3E684F8B" w14:textId="77777777" w:rsidR="00FE56B9" w:rsidRDefault="00FE56B9" w:rsidP="00FE56B9">
      <w:pPr>
        <w:pStyle w:val="Heading3"/>
      </w:pPr>
      <w:bookmarkStart w:id="100" w:name="_Toc497823414"/>
      <w:r>
        <w:lastRenderedPageBreak/>
        <w:t>Player Pseudocode</w:t>
      </w:r>
      <w:bookmarkEnd w:id="100"/>
    </w:p>
    <w:p w14:paraId="42C06CA6" w14:textId="77777777" w:rsidR="00FE56B9" w:rsidRPr="00967680" w:rsidRDefault="00FE56B9" w:rsidP="00FE56B9">
      <w:pPr>
        <w:pStyle w:val="Heading4"/>
      </w:pPr>
      <w:r>
        <w:t>Player Movement</w:t>
      </w:r>
    </w:p>
    <w:p w14:paraId="6B14FE62" w14:textId="77777777" w:rsidR="00FE56B9" w:rsidRDefault="00FE56B9" w:rsidP="00FE56B9">
      <w:r>
        <w:t xml:space="preserve">If w key is pressed </w:t>
      </w:r>
      <w:r>
        <w:br/>
        <w:t xml:space="preserve"> </w:t>
      </w:r>
      <w:r>
        <w:tab/>
        <w:t>player character moves up to top of screen/back of map</w:t>
      </w:r>
    </w:p>
    <w:p w14:paraId="1F6FECE4" w14:textId="77777777" w:rsidR="00FE56B9" w:rsidRDefault="00FE56B9" w:rsidP="00FE56B9">
      <w:r>
        <w:t>If a key is pressed</w:t>
      </w:r>
      <w:r>
        <w:br/>
      </w:r>
      <w:r>
        <w:tab/>
        <w:t>player character moves to left of screen</w:t>
      </w:r>
    </w:p>
    <w:p w14:paraId="23DFA0E6" w14:textId="77777777" w:rsidR="00FE56B9" w:rsidRDefault="00FE56B9" w:rsidP="00FE56B9">
      <w:r>
        <w:t>If s key is pressed</w:t>
      </w:r>
      <w:r>
        <w:br/>
      </w:r>
      <w:r>
        <w:tab/>
        <w:t>player character moves to bottom of screen/front of map</w:t>
      </w:r>
    </w:p>
    <w:p w14:paraId="552C68A0" w14:textId="77777777" w:rsidR="00FE56B9" w:rsidRDefault="00FE56B9" w:rsidP="00FE56B9">
      <w:r>
        <w:t>If d key is pressed</w:t>
      </w:r>
      <w:r>
        <w:br/>
        <w:t xml:space="preserve"> </w:t>
      </w:r>
      <w:r>
        <w:tab/>
        <w:t>player character moves to right of screen</w:t>
      </w:r>
    </w:p>
    <w:p w14:paraId="23B6B07F" w14:textId="77777777" w:rsidR="00FE56B9" w:rsidRDefault="00FE56B9" w:rsidP="00FE56B9">
      <w:pPr>
        <w:pStyle w:val="Heading4"/>
      </w:pPr>
      <w:r>
        <w:t>Player Combat</w:t>
      </w:r>
    </w:p>
    <w:p w14:paraId="329DC0F8" w14:textId="77777777" w:rsidR="00FE56B9" w:rsidRDefault="00FE56B9" w:rsidP="00FE56B9">
      <w:r>
        <w:t>If right mouse button is clicked</w:t>
      </w:r>
      <w:r>
        <w:br/>
        <w:t xml:space="preserve"> </w:t>
      </w:r>
      <w:r>
        <w:tab/>
        <w:t xml:space="preserve">minigun fires bullets </w:t>
      </w:r>
    </w:p>
    <w:p w14:paraId="6900B2D9" w14:textId="77777777" w:rsidR="00FE56B9" w:rsidRDefault="00FE56B9" w:rsidP="00FE56B9">
      <w:r>
        <w:t>If left mouse button is clicked</w:t>
      </w:r>
      <w:r>
        <w:br/>
      </w:r>
      <w:r>
        <w:tab/>
        <w:t>special weapon is fired/pickup ability is used</w:t>
      </w:r>
    </w:p>
    <w:p w14:paraId="5ADA16FB" w14:textId="77777777" w:rsidR="00FE56B9" w:rsidRDefault="00FE56B9" w:rsidP="00FE56B9">
      <w:r>
        <w:t xml:space="preserve">If r key is pressed </w:t>
      </w:r>
      <w:r>
        <w:br/>
        <w:t xml:space="preserve"> </w:t>
      </w:r>
      <w:r>
        <w:tab/>
        <w:t>minigun will reload</w:t>
      </w:r>
    </w:p>
    <w:p w14:paraId="7BB08774" w14:textId="77777777" w:rsidR="00FE56B9" w:rsidRDefault="00FE56B9" w:rsidP="00FE56B9">
      <w:pPr>
        <w:pStyle w:val="Heading4"/>
      </w:pPr>
      <w:r>
        <w:t>Player Direction</w:t>
      </w:r>
    </w:p>
    <w:p w14:paraId="3E49590A" w14:textId="77777777" w:rsidR="00FE56B9" w:rsidRDefault="00FE56B9" w:rsidP="00FE56B9">
      <w:r>
        <w:t xml:space="preserve">If mouse is moved left </w:t>
      </w:r>
      <w:r>
        <w:br/>
        <w:t xml:space="preserve"> </w:t>
      </w:r>
      <w:r>
        <w:tab/>
        <w:t>player character will rotate to the left</w:t>
      </w:r>
    </w:p>
    <w:p w14:paraId="1EE99DB1" w14:textId="77777777" w:rsidR="00FE56B9" w:rsidRDefault="00FE56B9" w:rsidP="00FE56B9">
      <w:r>
        <w:t>If mouse is moved to the right</w:t>
      </w:r>
      <w:r>
        <w:br/>
        <w:t xml:space="preserve"> </w:t>
      </w:r>
      <w:r>
        <w:tab/>
        <w:t>player character will rotate to the right</w:t>
      </w:r>
    </w:p>
    <w:p w14:paraId="0353469A" w14:textId="77777777" w:rsidR="00FE56B9" w:rsidRDefault="00FE56B9" w:rsidP="00FE56B9">
      <w:pPr>
        <w:pStyle w:val="Heading3"/>
      </w:pPr>
      <w:bookmarkStart w:id="101" w:name="_Toc497823415"/>
      <w:r>
        <w:t>Enemy Pseudocode</w:t>
      </w:r>
      <w:bookmarkEnd w:id="101"/>
    </w:p>
    <w:p w14:paraId="2CC8375F" w14:textId="77777777" w:rsidR="00FE56B9" w:rsidRDefault="00FE56B9" w:rsidP="00FE56B9">
      <w:pPr>
        <w:pStyle w:val="Heading4"/>
      </w:pPr>
      <w:r>
        <w:t>Enemy Type 1(Melee) Behaviour</w:t>
      </w:r>
    </w:p>
    <w:p w14:paraId="1800FE8D" w14:textId="77777777" w:rsidR="00FE56B9" w:rsidRDefault="00FE56B9" w:rsidP="00FE56B9">
      <w:r>
        <w:t xml:space="preserve">If player is not in the vicinity of enemy </w:t>
      </w:r>
      <w:r>
        <w:br/>
        <w:t xml:space="preserve"> </w:t>
      </w:r>
      <w:r>
        <w:tab/>
        <w:t>charge towards player’s position</w:t>
      </w:r>
      <w:r>
        <w:br/>
        <w:t>else if player is in vicinity</w:t>
      </w:r>
      <w:r>
        <w:br/>
        <w:t xml:space="preserve"> </w:t>
      </w:r>
      <w:r>
        <w:tab/>
        <w:t>use melee attack to cause damage to player</w:t>
      </w:r>
    </w:p>
    <w:p w14:paraId="793212D4" w14:textId="77777777" w:rsidR="00FE56B9" w:rsidRDefault="00FE56B9" w:rsidP="00FE56B9"/>
    <w:p w14:paraId="11094448" w14:textId="77777777" w:rsidR="00FE56B9" w:rsidRDefault="00FE56B9" w:rsidP="00FE56B9">
      <w:pPr>
        <w:pStyle w:val="Heading4"/>
      </w:pPr>
      <w:r>
        <w:t>Enemy Type 2 (Martyr) Behaviour</w:t>
      </w:r>
    </w:p>
    <w:p w14:paraId="2B8D3BF9" w14:textId="77777777" w:rsidR="00FE56B9" w:rsidRDefault="00FE56B9" w:rsidP="00FE56B9">
      <w:r>
        <w:t xml:space="preserve">If player is not in the vicinity of enemy </w:t>
      </w:r>
      <w:r>
        <w:br/>
        <w:t xml:space="preserve"> </w:t>
      </w:r>
      <w:r>
        <w:tab/>
        <w:t>slowly make way towards player’s position</w:t>
      </w:r>
      <w:r>
        <w:br/>
        <w:t>else if player is in vicinity</w:t>
      </w:r>
      <w:r>
        <w:br/>
        <w:t xml:space="preserve"> </w:t>
      </w:r>
      <w:r>
        <w:tab/>
        <w:t>explode to cause damage to player</w:t>
      </w:r>
    </w:p>
    <w:p w14:paraId="644293AD" w14:textId="77777777" w:rsidR="00FE56B9" w:rsidRDefault="00FE56B9" w:rsidP="00FE56B9">
      <w:r>
        <w:lastRenderedPageBreak/>
        <w:t>If friendly cells have spawned</w:t>
      </w:r>
      <w:r>
        <w:br/>
        <w:t xml:space="preserve"> </w:t>
      </w:r>
      <w:r>
        <w:tab/>
        <w:t>slowly make way to friendly cells’ positions</w:t>
      </w:r>
      <w:r>
        <w:br/>
        <w:t>else if friendly cells are in enemy vicinity</w:t>
      </w:r>
      <w:r>
        <w:br/>
        <w:t xml:space="preserve"> </w:t>
      </w:r>
      <w:r>
        <w:tab/>
        <w:t>explode to cause damage</w:t>
      </w:r>
    </w:p>
    <w:p w14:paraId="692833FA" w14:textId="77777777" w:rsidR="00FE56B9" w:rsidRDefault="00FE56B9" w:rsidP="00FE56B9">
      <w:pPr>
        <w:pStyle w:val="Heading4"/>
      </w:pPr>
      <w:r>
        <w:t>Enemy Type 3 (Shooter) Behaviour</w:t>
      </w:r>
    </w:p>
    <w:p w14:paraId="465EFFBF" w14:textId="77777777" w:rsidR="00FE56B9" w:rsidRDefault="00FE56B9" w:rsidP="00FE56B9">
      <w:r>
        <w:t>If player is not in vicinity of enemy</w:t>
      </w:r>
      <w:r>
        <w:br/>
        <w:t xml:space="preserve"> </w:t>
      </w:r>
      <w:r>
        <w:tab/>
        <w:t>begin firing bullets at player’s position</w:t>
      </w:r>
      <w:r>
        <w:br/>
        <w:t>else if player is in vicinity</w:t>
      </w:r>
      <w:r>
        <w:br/>
        <w:t xml:space="preserve"> </w:t>
      </w:r>
      <w:r>
        <w:tab/>
        <w:t>retreat away from player and begin firing at player’s position once far enough away</w:t>
      </w:r>
    </w:p>
    <w:p w14:paraId="45861AE1" w14:textId="77777777" w:rsidR="00FE56B9" w:rsidRDefault="00FE56B9" w:rsidP="00FE56B9">
      <w:pPr>
        <w:pStyle w:val="Heading4"/>
      </w:pPr>
      <w:r>
        <w:t xml:space="preserve">Enemy Type 4 (Brute) Behaviour </w:t>
      </w:r>
    </w:p>
    <w:p w14:paraId="44C1F112" w14:textId="77777777" w:rsidR="00FE56B9" w:rsidRDefault="00FE56B9" w:rsidP="00FE56B9">
      <w:r>
        <w:t>If player is not in vicinity of enemy</w:t>
      </w:r>
      <w:r>
        <w:br/>
        <w:t xml:space="preserve"> </w:t>
      </w:r>
      <w:r>
        <w:tab/>
        <w:t>slowly make way to player’s position</w:t>
      </w:r>
      <w:r>
        <w:br/>
        <w:t>else if player is in vicinity</w:t>
      </w:r>
      <w:r>
        <w:br/>
        <w:t xml:space="preserve"> </w:t>
      </w:r>
      <w:r>
        <w:tab/>
        <w:t>use ground pound attack to cause damage</w:t>
      </w:r>
    </w:p>
    <w:p w14:paraId="5F4A1661" w14:textId="77777777" w:rsidR="00FE56B9" w:rsidRDefault="00FE56B9" w:rsidP="00FE56B9">
      <w:pPr>
        <w:pStyle w:val="Heading3"/>
      </w:pPr>
      <w:bookmarkStart w:id="102" w:name="_Toc497823416"/>
      <w:r>
        <w:t>Friendly Cells Pseudocode</w:t>
      </w:r>
      <w:bookmarkEnd w:id="102"/>
    </w:p>
    <w:p w14:paraId="38497515" w14:textId="77777777" w:rsidR="00FE56B9" w:rsidRDefault="00FE56B9" w:rsidP="00FE56B9">
      <w:pPr>
        <w:pStyle w:val="Heading4"/>
      </w:pPr>
      <w:r>
        <w:t>Friendly Cells Behaviour</w:t>
      </w:r>
    </w:p>
    <w:p w14:paraId="751D8B68" w14:textId="77777777" w:rsidR="00FE56B9" w:rsidRDefault="00FE56B9" w:rsidP="00FE56B9">
      <w:r>
        <w:t>If no enemies in vicinity of friendly cell</w:t>
      </w:r>
      <w:r>
        <w:br/>
        <w:t xml:space="preserve"> </w:t>
      </w:r>
      <w:r>
        <w:tab/>
        <w:t>remain idle</w:t>
      </w:r>
      <w:r>
        <w:br/>
        <w:t>else if enemies in vicinity of player character</w:t>
      </w:r>
      <w:r>
        <w:br/>
        <w:t xml:space="preserve"> </w:t>
      </w:r>
      <w:r>
        <w:tab/>
        <w:t>attack closest enemies to player</w:t>
      </w:r>
      <w:r>
        <w:br/>
        <w:t>else if enemies in vicinity of friendly cell</w:t>
      </w:r>
      <w:r>
        <w:br/>
        <w:t xml:space="preserve"> </w:t>
      </w:r>
      <w:r>
        <w:tab/>
        <w:t>attack closest enemies</w:t>
      </w:r>
    </w:p>
    <w:p w14:paraId="0979FA63" w14:textId="77777777" w:rsidR="00FE56B9" w:rsidRDefault="00FE56B9" w:rsidP="00FE56B9">
      <w:pPr>
        <w:pStyle w:val="Heading3"/>
      </w:pPr>
      <w:bookmarkStart w:id="103" w:name="_Toc497823417"/>
      <w:r>
        <w:t>Power-Ups/Weapons Pickups Pseudocode</w:t>
      </w:r>
      <w:bookmarkEnd w:id="103"/>
    </w:p>
    <w:p w14:paraId="27876722" w14:textId="77777777" w:rsidR="00FE56B9" w:rsidRDefault="00FE56B9" w:rsidP="00FE56B9">
      <w:pPr>
        <w:pStyle w:val="Heading4"/>
      </w:pPr>
      <w:r>
        <w:t>Picking Up power-Ups/Weapons</w:t>
      </w:r>
    </w:p>
    <w:p w14:paraId="108C3B8D" w14:textId="77777777" w:rsidR="00FE56B9" w:rsidRDefault="00FE56B9" w:rsidP="00FE56B9">
      <w:r>
        <w:t>If f key is pressed near power-up/weapon</w:t>
      </w:r>
      <w:r>
        <w:br/>
        <w:t xml:space="preserve"> </w:t>
      </w:r>
      <w:r>
        <w:tab/>
        <w:t>player picks up and stores power-up/weapon</w:t>
      </w:r>
    </w:p>
    <w:p w14:paraId="6ED54C8A" w14:textId="77777777" w:rsidR="00FE56B9" w:rsidRPr="00D03AAF" w:rsidRDefault="00FE56B9" w:rsidP="00FE56B9">
      <w:r>
        <w:t>If player has power-up/weapon stored and f is pressed over new power-up</w:t>
      </w:r>
      <w:r>
        <w:br/>
        <w:t xml:space="preserve"> </w:t>
      </w:r>
      <w:r>
        <w:tab/>
        <w:t>power-up/weapon will not be switched</w:t>
      </w:r>
    </w:p>
    <w:p w14:paraId="07E62C71" w14:textId="77777777" w:rsidR="00CD2597" w:rsidRDefault="00F52FB7" w:rsidP="00CD2597">
      <w:pPr>
        <w:pStyle w:val="Heading2"/>
      </w:pPr>
      <w:bookmarkStart w:id="104" w:name="_Toc497823418"/>
      <w:r>
        <w:t>Use Case D</w:t>
      </w:r>
      <w:r w:rsidR="00CD2597">
        <w:t>iagrams</w:t>
      </w:r>
      <w:bookmarkEnd w:id="104"/>
    </w:p>
    <w:p w14:paraId="2443AA84" w14:textId="77777777" w:rsidR="00CD2597" w:rsidRDefault="00CD2597" w:rsidP="00CD2597">
      <w:r>
        <w:t>Talk about UCDs and link to Appendix Document for diagrams themselves.</w:t>
      </w:r>
    </w:p>
    <w:p w14:paraId="52F15E06" w14:textId="77777777" w:rsidR="00F52FB7" w:rsidRDefault="00F52FB7" w:rsidP="00F52FB7">
      <w:pPr>
        <w:pStyle w:val="Heading2"/>
      </w:pPr>
      <w:bookmarkStart w:id="105" w:name="_Toc497823419"/>
      <w:r>
        <w:t>Use Case Descriptions</w:t>
      </w:r>
      <w:bookmarkEnd w:id="105"/>
    </w:p>
    <w:p w14:paraId="10B0DE61" w14:textId="77777777" w:rsidR="00F52FB7" w:rsidRDefault="00FE56B9" w:rsidP="00F52FB7">
      <w:pPr>
        <w:rPr>
          <w:ins w:id="106" w:author="Gavin Baxter" w:date="2017-11-10T12:38:00Z"/>
        </w:rPr>
      </w:pPr>
      <w:r>
        <w:t>Talk about Use Case Descriptions and link to Appendix Document</w:t>
      </w:r>
    </w:p>
    <w:p w14:paraId="6C4FECAD" w14:textId="77777777" w:rsidR="00D83E08" w:rsidRDefault="00D83E08" w:rsidP="00F52FB7">
      <w:pPr>
        <w:rPr>
          <w:ins w:id="107" w:author="Gavin Baxter" w:date="2017-11-10T12:38:00Z"/>
        </w:rPr>
      </w:pPr>
    </w:p>
    <w:p w14:paraId="5137A6F4" w14:textId="77777777" w:rsidR="00D83E08" w:rsidRDefault="00D83E08" w:rsidP="00F52FB7">
      <w:pPr>
        <w:rPr>
          <w:ins w:id="108" w:author="Gavin Baxter" w:date="2017-11-10T12:38:00Z"/>
        </w:rPr>
      </w:pPr>
    </w:p>
    <w:p w14:paraId="5F0CAD17" w14:textId="77777777" w:rsidR="00D83E08" w:rsidRPr="00F52FB7" w:rsidRDefault="00D83E08" w:rsidP="00F52FB7"/>
    <w:p w14:paraId="04592C04" w14:textId="77777777" w:rsidR="008E792A" w:rsidRDefault="00F52FB7" w:rsidP="00CD2597">
      <w:pPr>
        <w:pStyle w:val="Heading1"/>
      </w:pPr>
      <w:bookmarkStart w:id="109" w:name="_Toc497823420"/>
      <w:r>
        <w:lastRenderedPageBreak/>
        <w:t>Test P</w:t>
      </w:r>
      <w:r w:rsidR="00CD2597">
        <w:t>lans</w:t>
      </w:r>
      <w:bookmarkEnd w:id="109"/>
    </w:p>
    <w:p w14:paraId="6BFA5511" w14:textId="77777777" w:rsidR="00CD2597" w:rsidRDefault="00F52FB7" w:rsidP="00CD2597">
      <w:pPr>
        <w:pStyle w:val="Heading2"/>
      </w:pPr>
      <w:bookmarkStart w:id="110" w:name="_Toc497823421"/>
      <w:commentRangeStart w:id="111"/>
      <w:r>
        <w:t>Technical T</w:t>
      </w:r>
      <w:r w:rsidR="00CD2597">
        <w:t>esting</w:t>
      </w:r>
      <w:bookmarkEnd w:id="110"/>
      <w:commentRangeEnd w:id="111"/>
      <w:r w:rsidR="00D83E08">
        <w:rPr>
          <w:rStyle w:val="CommentReference"/>
          <w:caps w:val="0"/>
          <w:spacing w:val="0"/>
        </w:rPr>
        <w:commentReference w:id="111"/>
      </w:r>
    </w:p>
    <w:p w14:paraId="7D9E4F2E" w14:textId="77777777" w:rsidR="00CD2597" w:rsidRDefault="00F52FB7" w:rsidP="00CD2597">
      <w:pPr>
        <w:pStyle w:val="Heading3"/>
      </w:pPr>
      <w:bookmarkStart w:id="112" w:name="_Toc497823422"/>
      <w:r>
        <w:t>White Box T</w:t>
      </w:r>
      <w:r w:rsidR="00CD2597">
        <w:t>esting</w:t>
      </w:r>
      <w:bookmarkEnd w:id="112"/>
    </w:p>
    <w:p w14:paraId="3D508807" w14:textId="77777777" w:rsidR="00CD2597" w:rsidRPr="00CD2597" w:rsidRDefault="00547B70" w:rsidP="00CD2597">
      <w:commentRangeStart w:id="113"/>
      <w:r>
        <w:t xml:space="preserve">White Box Testing shall be used </w:t>
      </w:r>
      <w:commentRangeEnd w:id="113"/>
      <w:r w:rsidR="00D83E08">
        <w:rPr>
          <w:rStyle w:val="CommentReference"/>
        </w:rPr>
        <w:commentReference w:id="113"/>
      </w:r>
      <w:r>
        <w:t xml:space="preserve">for the majority of testing the game due to it being more rigorous and giving us a better idea from a coding viewpoint how the game is going. </w:t>
      </w:r>
    </w:p>
    <w:p w14:paraId="557F592C" w14:textId="77777777" w:rsidR="00CD2597" w:rsidRDefault="00F52FB7" w:rsidP="00CD2597">
      <w:pPr>
        <w:pStyle w:val="Heading4"/>
      </w:pPr>
      <w:commentRangeStart w:id="114"/>
      <w:r>
        <w:t>Test As You G</w:t>
      </w:r>
      <w:r w:rsidR="00CD2597">
        <w:t>o</w:t>
      </w:r>
      <w:commentRangeEnd w:id="114"/>
      <w:r w:rsidR="00D83E08">
        <w:rPr>
          <w:rStyle w:val="CommentReference"/>
          <w:caps w:val="0"/>
          <w:color w:val="auto"/>
          <w:spacing w:val="0"/>
        </w:rPr>
        <w:commentReference w:id="114"/>
      </w:r>
    </w:p>
    <w:p w14:paraId="118CC4A7" w14:textId="77777777" w:rsidR="00CD2597" w:rsidRDefault="006538DB" w:rsidP="00CD2597">
      <w:r>
        <w:t>As the game is built the developers shall be testing as they go, using a ‘Test As You Go’ document that will look somewhat like the prototype below. In essence whenever the developer tests a section of code they will log each section they test and if there are any errors they shall document what the error was, how it was fixed and approx. how long the debugging time was.</w:t>
      </w:r>
    </w:p>
    <w:p w14:paraId="60610213" w14:textId="77777777" w:rsidR="006538DB" w:rsidRPr="00CD2597" w:rsidRDefault="006538DB" w:rsidP="00CD2597">
      <w:r>
        <w:rPr>
          <w:noProof/>
          <w:lang w:eastAsia="en-GB"/>
        </w:rPr>
        <w:drawing>
          <wp:inline distT="0" distB="0" distL="0" distR="0" wp14:anchorId="3451ABAE" wp14:editId="3C33FE90">
            <wp:extent cx="5731510" cy="2339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AsYouGoScreens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339340"/>
                    </a:xfrm>
                    <a:prstGeom prst="rect">
                      <a:avLst/>
                    </a:prstGeom>
                  </pic:spPr>
                </pic:pic>
              </a:graphicData>
            </a:graphic>
          </wp:inline>
        </w:drawing>
      </w:r>
    </w:p>
    <w:p w14:paraId="049970B7" w14:textId="77777777" w:rsidR="00CD2597" w:rsidRDefault="00F52FB7" w:rsidP="00CD2597">
      <w:pPr>
        <w:pStyle w:val="Heading4"/>
      </w:pPr>
      <w:commentRangeStart w:id="115"/>
      <w:r>
        <w:t>Safe/Extreme T</w:t>
      </w:r>
      <w:r w:rsidR="00CD2597">
        <w:t>esting</w:t>
      </w:r>
      <w:commentRangeEnd w:id="115"/>
      <w:r w:rsidR="00D83E08">
        <w:rPr>
          <w:rStyle w:val="CommentReference"/>
          <w:caps w:val="0"/>
          <w:color w:val="auto"/>
          <w:spacing w:val="0"/>
        </w:rPr>
        <w:commentReference w:id="115"/>
      </w:r>
    </w:p>
    <w:p w14:paraId="0D85DFD8" w14:textId="77777777" w:rsidR="00CD2597" w:rsidRPr="00CD2597" w:rsidRDefault="00BA22A3" w:rsidP="00D83E08">
      <w:pPr>
        <w:jc w:val="both"/>
        <w:pPrChange w:id="116" w:author="Gavin Baxter" w:date="2017-11-10T12:40:00Z">
          <w:pPr/>
        </w:pPrChange>
      </w:pPr>
      <w:r>
        <w:t>The game shall also be tested after the implementation has come to an end using safe/extreme testing methods. Components of the game shall be testing within their limits and tested based on how they were designed to work, taking in the correct data. However, the game shall also be tested using extreme testing, pushing the game to its limits and even beyond the limits in order to gauge how robust the code is.</w:t>
      </w:r>
    </w:p>
    <w:p w14:paraId="63E92042" w14:textId="77777777" w:rsidR="00CD2597" w:rsidRDefault="00F52FB7" w:rsidP="00CD2597">
      <w:pPr>
        <w:pStyle w:val="Heading2"/>
      </w:pPr>
      <w:bookmarkStart w:id="117" w:name="_Toc497823423"/>
      <w:r>
        <w:t>User T</w:t>
      </w:r>
      <w:r w:rsidR="00CD2597">
        <w:t>esting</w:t>
      </w:r>
      <w:bookmarkEnd w:id="117"/>
    </w:p>
    <w:p w14:paraId="01876610" w14:textId="77777777" w:rsidR="00CD2597" w:rsidRPr="00CD2597" w:rsidRDefault="00F52FB7" w:rsidP="00CD2597">
      <w:pPr>
        <w:pStyle w:val="Heading3"/>
      </w:pPr>
      <w:bookmarkStart w:id="118" w:name="_Toc497823424"/>
      <w:r>
        <w:t>Black Box T</w:t>
      </w:r>
      <w:r w:rsidR="00CD2597">
        <w:t>esting</w:t>
      </w:r>
      <w:bookmarkEnd w:id="118"/>
    </w:p>
    <w:p w14:paraId="42631E5F" w14:textId="77777777" w:rsidR="00CD2597" w:rsidRDefault="00547B70" w:rsidP="00D83E08">
      <w:pPr>
        <w:jc w:val="both"/>
        <w:pPrChange w:id="119" w:author="Gavin Baxter" w:date="2017-11-10T12:41:00Z">
          <w:pPr/>
        </w:pPrChange>
      </w:pPr>
      <w:r>
        <w:t xml:space="preserve">Black Box Testing shall also be used as it is also very useful in giving us an idea from an outside perspective. For example, there may be bugs that we, the developers, notice a lot but a player may not notice at all. It shall also help in terms of UI and user experience as we will know how to play the game inside out and may forget to include tutorials or control instructions that a player may require. In order to get feedback we shall </w:t>
      </w:r>
      <w:del w:id="120" w:author="Gavin Baxter" w:date="2017-11-10T12:41:00Z">
        <w:r w:rsidDel="00D83E08">
          <w:delText>created</w:delText>
        </w:r>
      </w:del>
      <w:ins w:id="121" w:author="Gavin Baxter" w:date="2017-11-10T12:41:00Z">
        <w:r w:rsidR="00D83E08">
          <w:t>create</w:t>
        </w:r>
      </w:ins>
      <w:r>
        <w:t xml:space="preserve"> a ‘User Testing Document’ like the one below.</w:t>
      </w:r>
    </w:p>
    <w:p w14:paraId="6F9102F1" w14:textId="77777777" w:rsidR="00D83E08" w:rsidRDefault="00D83E08" w:rsidP="0090261F">
      <w:pPr>
        <w:pStyle w:val="Heading4"/>
        <w:rPr>
          <w:ins w:id="122" w:author="Gavin Baxter" w:date="2017-11-10T12:41:00Z"/>
        </w:rPr>
      </w:pPr>
    </w:p>
    <w:p w14:paraId="292ADA74" w14:textId="77777777" w:rsidR="00D83E08" w:rsidRDefault="00D83E08" w:rsidP="0090261F">
      <w:pPr>
        <w:pStyle w:val="Heading4"/>
        <w:rPr>
          <w:ins w:id="123" w:author="Gavin Baxter" w:date="2017-11-10T12:41:00Z"/>
        </w:rPr>
      </w:pPr>
    </w:p>
    <w:p w14:paraId="6C0B5434" w14:textId="77777777" w:rsidR="0090261F" w:rsidRDefault="0090261F" w:rsidP="0090261F">
      <w:pPr>
        <w:pStyle w:val="Heading4"/>
      </w:pPr>
      <w:r>
        <w:lastRenderedPageBreak/>
        <w:t>User Testing Document Prototype</w:t>
      </w:r>
    </w:p>
    <w:p w14:paraId="09AA3459" w14:textId="77777777" w:rsidR="0090261F" w:rsidRDefault="0090261F" w:rsidP="0090261F">
      <w:pPr>
        <w:rPr>
          <w:b/>
        </w:rPr>
      </w:pPr>
      <w:r>
        <w:t xml:space="preserve">User name: </w:t>
      </w:r>
      <w:r>
        <w:rPr>
          <w:b/>
        </w:rPr>
        <w:t>__________________________</w:t>
      </w:r>
    </w:p>
    <w:p w14:paraId="61A6EBB5" w14:textId="77777777" w:rsidR="0090261F" w:rsidRDefault="0090261F" w:rsidP="0090261F">
      <w:pPr>
        <w:rPr>
          <w:rFonts w:cstheme="minorHAnsi"/>
        </w:rPr>
      </w:pPr>
      <w:r w:rsidRPr="0090261F">
        <w:rPr>
          <w:rFonts w:ascii="Segoe UI Symbol" w:hAnsi="Segoe UI Symbol" w:cs="Segoe UI Symbol"/>
        </w:rPr>
        <w:t>☐</w:t>
      </w:r>
      <w:r w:rsidRPr="0090261F">
        <w:rPr>
          <w:rFonts w:cstheme="minorHAnsi"/>
        </w:rPr>
        <w:t>Component Testing/</w:t>
      </w:r>
      <w:r w:rsidRPr="0090261F">
        <w:rPr>
          <w:rFonts w:ascii="Segoe UI Symbol" w:hAnsi="Segoe UI Symbol" w:cs="Segoe UI Symbol"/>
        </w:rPr>
        <w:t>☐</w:t>
      </w:r>
      <w:r w:rsidRPr="0090261F">
        <w:rPr>
          <w:rFonts w:cstheme="minorHAnsi"/>
        </w:rPr>
        <w:t>General Testing</w:t>
      </w:r>
    </w:p>
    <w:p w14:paraId="5BAD737E" w14:textId="77777777" w:rsidR="0090261F" w:rsidRDefault="0090261F" w:rsidP="0090261F">
      <w:pPr>
        <w:rPr>
          <w:b/>
        </w:rPr>
      </w:pPr>
      <w:r>
        <w:rPr>
          <w:rFonts w:cstheme="minorHAnsi"/>
        </w:rPr>
        <w:t xml:space="preserve">If Component Testing, what was tested: </w:t>
      </w:r>
      <w:r>
        <w:rPr>
          <w:b/>
        </w:rPr>
        <w:t>__________________________</w:t>
      </w:r>
    </w:p>
    <w:p w14:paraId="28348277" w14:textId="77777777" w:rsidR="0090261F" w:rsidRDefault="0090261F" w:rsidP="0090261F">
      <w:r>
        <w:t>Comments</w:t>
      </w:r>
    </w:p>
    <w:tbl>
      <w:tblPr>
        <w:tblStyle w:val="TableGrid"/>
        <w:tblW w:w="0" w:type="auto"/>
        <w:tblLook w:val="04A0" w:firstRow="1" w:lastRow="0" w:firstColumn="1" w:lastColumn="0" w:noHBand="0" w:noVBand="1"/>
      </w:tblPr>
      <w:tblGrid>
        <w:gridCol w:w="9016"/>
      </w:tblGrid>
      <w:tr w:rsidR="0090261F" w14:paraId="3B6009DA" w14:textId="77777777" w:rsidTr="0090261F">
        <w:tc>
          <w:tcPr>
            <w:tcW w:w="9016" w:type="dxa"/>
          </w:tcPr>
          <w:p w14:paraId="017DD2F8" w14:textId="77777777" w:rsidR="0090261F" w:rsidRDefault="0090261F" w:rsidP="0090261F">
            <w:pPr>
              <w:rPr>
                <w:rFonts w:cstheme="minorHAnsi"/>
              </w:rPr>
            </w:pPr>
          </w:p>
          <w:p w14:paraId="53132F5C" w14:textId="77777777" w:rsidR="0090261F" w:rsidRDefault="0090261F" w:rsidP="0090261F">
            <w:pPr>
              <w:rPr>
                <w:rFonts w:cstheme="minorHAnsi"/>
              </w:rPr>
            </w:pPr>
          </w:p>
          <w:p w14:paraId="220CD044" w14:textId="77777777" w:rsidR="0090261F" w:rsidRDefault="0090261F" w:rsidP="0090261F">
            <w:pPr>
              <w:rPr>
                <w:rFonts w:cstheme="minorHAnsi"/>
              </w:rPr>
            </w:pPr>
          </w:p>
          <w:p w14:paraId="609E7899" w14:textId="77777777" w:rsidR="0090261F" w:rsidRDefault="0090261F" w:rsidP="0090261F">
            <w:pPr>
              <w:rPr>
                <w:rFonts w:cstheme="minorHAnsi"/>
              </w:rPr>
            </w:pPr>
          </w:p>
          <w:p w14:paraId="3A8572C1" w14:textId="77777777" w:rsidR="0090261F" w:rsidRDefault="0090261F" w:rsidP="0090261F">
            <w:pPr>
              <w:rPr>
                <w:rFonts w:cstheme="minorHAnsi"/>
              </w:rPr>
            </w:pPr>
          </w:p>
          <w:p w14:paraId="2C90228B" w14:textId="77777777" w:rsidR="0090261F" w:rsidRDefault="0090261F" w:rsidP="0090261F">
            <w:pPr>
              <w:rPr>
                <w:rFonts w:cstheme="minorHAnsi"/>
              </w:rPr>
            </w:pPr>
          </w:p>
          <w:p w14:paraId="3089EC77" w14:textId="77777777" w:rsidR="0090261F" w:rsidRDefault="0090261F" w:rsidP="0090261F">
            <w:pPr>
              <w:rPr>
                <w:rFonts w:cstheme="minorHAnsi"/>
              </w:rPr>
            </w:pPr>
          </w:p>
          <w:p w14:paraId="36414D06" w14:textId="77777777" w:rsidR="0090261F" w:rsidRDefault="0090261F" w:rsidP="0090261F">
            <w:pPr>
              <w:rPr>
                <w:rFonts w:cstheme="minorHAnsi"/>
              </w:rPr>
            </w:pPr>
          </w:p>
          <w:p w14:paraId="0234B713" w14:textId="77777777" w:rsidR="0090261F" w:rsidRDefault="0090261F" w:rsidP="0090261F">
            <w:pPr>
              <w:rPr>
                <w:rFonts w:cstheme="minorHAnsi"/>
              </w:rPr>
            </w:pPr>
          </w:p>
        </w:tc>
      </w:tr>
    </w:tbl>
    <w:p w14:paraId="6E66C1A4" w14:textId="77777777" w:rsidR="0090261F" w:rsidRDefault="0090261F" w:rsidP="0090261F">
      <w:pPr>
        <w:rPr>
          <w:rFonts w:cstheme="minorHAnsi"/>
        </w:rPr>
      </w:pPr>
    </w:p>
    <w:p w14:paraId="771FB26D" w14:textId="77777777" w:rsidR="0090261F" w:rsidRDefault="0090261F" w:rsidP="0090261F">
      <w:pPr>
        <w:rPr>
          <w:b/>
        </w:rPr>
      </w:pPr>
      <w:r>
        <w:rPr>
          <w:rFonts w:cstheme="minorHAnsi"/>
        </w:rPr>
        <w:t xml:space="preserve">Observed by: </w:t>
      </w:r>
      <w:r>
        <w:rPr>
          <w:b/>
        </w:rPr>
        <w:t>__________________________</w:t>
      </w:r>
    </w:p>
    <w:p w14:paraId="160CF790" w14:textId="77777777" w:rsidR="0090261F" w:rsidRPr="0090261F" w:rsidRDefault="0090261F" w:rsidP="0090261F">
      <w:pPr>
        <w:rPr>
          <w:b/>
        </w:rPr>
      </w:pPr>
      <w:r>
        <w:t xml:space="preserve">Date: </w:t>
      </w:r>
      <w:r>
        <w:rPr>
          <w:b/>
        </w:rPr>
        <w:t>__________________________</w:t>
      </w:r>
    </w:p>
    <w:sectPr w:rsidR="0090261F" w:rsidRPr="0090261F" w:rsidSect="00D77DA1">
      <w:headerReference w:type="default" r:id="rId25"/>
      <w:footerReference w:type="default" r:id="rId26"/>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2" w:author="Gavin Baxter" w:date="2017-11-10T12:48:00Z" w:initials="GB">
    <w:p w14:paraId="020A8AFD" w14:textId="77777777" w:rsidR="0021530B" w:rsidRDefault="0021530B">
      <w:pPr>
        <w:pStyle w:val="CommentText"/>
      </w:pPr>
      <w:r>
        <w:rPr>
          <w:rStyle w:val="CommentReference"/>
        </w:rPr>
        <w:annotationRef/>
      </w:r>
      <w:r>
        <w:t xml:space="preserve">Can you expand upon this section in a little more detail? Justify the choices you have made in terms of adding immersive quality to your game. </w:t>
      </w:r>
    </w:p>
  </w:comment>
  <w:comment w:id="37" w:author="Gavin Baxter" w:date="2017-11-10T12:55:00Z" w:initials="GB">
    <w:p w14:paraId="6982CC32" w14:textId="77777777" w:rsidR="0021530B" w:rsidRDefault="0021530B">
      <w:pPr>
        <w:pStyle w:val="CommentText"/>
      </w:pPr>
      <w:r>
        <w:rPr>
          <w:rStyle w:val="CommentReference"/>
        </w:rPr>
        <w:annotationRef/>
      </w:r>
      <w:r>
        <w:t xml:space="preserve">Any information about the </w:t>
      </w:r>
      <w:r w:rsidR="00396F6A">
        <w:t>rules of the game?</w:t>
      </w:r>
    </w:p>
  </w:comment>
  <w:comment w:id="48" w:author="Gavin Baxter" w:date="2017-11-10T12:43:00Z" w:initials="GB">
    <w:p w14:paraId="59E09486" w14:textId="77777777" w:rsidR="0021530B" w:rsidRDefault="0021530B">
      <w:pPr>
        <w:pStyle w:val="CommentText"/>
      </w:pPr>
      <w:r>
        <w:rPr>
          <w:rStyle w:val="CommentReference"/>
        </w:rPr>
        <w:annotationRef/>
      </w:r>
      <w:r>
        <w:t xml:space="preserve">Is there anything covering the game </w:t>
      </w:r>
      <w:r w:rsidR="00396F6A">
        <w:t xml:space="preserve">assets </w:t>
      </w:r>
      <w:r>
        <w:t>– also a little more about the asset creation.</w:t>
      </w:r>
    </w:p>
  </w:comment>
  <w:comment w:id="57" w:author="Gavin Baxter" w:date="2017-11-10T12:35:00Z" w:initials="GB">
    <w:p w14:paraId="17AEBAEA" w14:textId="77777777" w:rsidR="0021530B" w:rsidRDefault="0021530B">
      <w:pPr>
        <w:pStyle w:val="CommentText"/>
      </w:pPr>
      <w:r>
        <w:rPr>
          <w:rStyle w:val="CommentReference"/>
        </w:rPr>
        <w:annotationRef/>
      </w:r>
      <w:r>
        <w:t xml:space="preserve">Please discuss your level design approach and try and expand upon this section – i.e. refer to the level design slides in week 6. </w:t>
      </w:r>
    </w:p>
  </w:comment>
  <w:comment w:id="82" w:author="Gavin Baxter" w:date="2017-11-10T12:37:00Z" w:initials="GB">
    <w:p w14:paraId="25455B81" w14:textId="77777777" w:rsidR="0021530B" w:rsidRDefault="0021530B">
      <w:pPr>
        <w:pStyle w:val="CommentText"/>
      </w:pPr>
      <w:r>
        <w:rPr>
          <w:rStyle w:val="CommentReference"/>
        </w:rPr>
        <w:annotationRef/>
      </w:r>
      <w:r>
        <w:t>Is there any way to enlarge this for the purposes of readability? Plus, you would need to discuss it a bit as well – as for the other diagrams.</w:t>
      </w:r>
    </w:p>
  </w:comment>
  <w:comment w:id="111" w:author="Gavin Baxter" w:date="2017-11-10T12:39:00Z" w:initials="GB">
    <w:p w14:paraId="70D43C0D" w14:textId="77777777" w:rsidR="0021530B" w:rsidRDefault="0021530B">
      <w:pPr>
        <w:pStyle w:val="CommentText"/>
      </w:pPr>
      <w:r>
        <w:rPr>
          <w:rStyle w:val="CommentReference"/>
        </w:rPr>
        <w:annotationRef/>
      </w:r>
      <w:r>
        <w:t>Do you have a test log?</w:t>
      </w:r>
    </w:p>
  </w:comment>
  <w:comment w:id="113" w:author="Gavin Baxter" w:date="2017-11-10T12:39:00Z" w:initials="GB">
    <w:p w14:paraId="1910B6E9" w14:textId="77777777" w:rsidR="0021530B" w:rsidRDefault="0021530B">
      <w:pPr>
        <w:pStyle w:val="CommentText"/>
      </w:pPr>
      <w:r>
        <w:rPr>
          <w:rStyle w:val="CommentReference"/>
        </w:rPr>
        <w:annotationRef/>
      </w:r>
      <w:r>
        <w:t>Used in what way? Any other forms of testing to be used?</w:t>
      </w:r>
    </w:p>
  </w:comment>
  <w:comment w:id="114" w:author="Gavin Baxter" w:date="2017-11-10T12:41:00Z" w:initials="GB">
    <w:p w14:paraId="3145C99C" w14:textId="77777777" w:rsidR="0021530B" w:rsidRDefault="0021530B">
      <w:pPr>
        <w:pStyle w:val="CommentText"/>
      </w:pPr>
      <w:r>
        <w:rPr>
          <w:rStyle w:val="CommentReference"/>
        </w:rPr>
        <w:annotationRef/>
      </w:r>
      <w:r>
        <w:t>Try and adhere to or ‘stick to’ specific testing methodologies.</w:t>
      </w:r>
    </w:p>
  </w:comment>
  <w:comment w:id="115" w:author="Gavin Baxter" w:date="2017-11-10T12:40:00Z" w:initials="GB">
    <w:p w14:paraId="5D542BA7" w14:textId="77777777" w:rsidR="0021530B" w:rsidRDefault="0021530B">
      <w:pPr>
        <w:pStyle w:val="CommentText"/>
      </w:pPr>
      <w:r>
        <w:rPr>
          <w:rStyle w:val="CommentReference"/>
        </w:rPr>
        <w:annotationRef/>
      </w:r>
      <w:r>
        <w:t>What is this – you need to explain these concepts a bit 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20A8AFD" w15:done="0"/>
  <w15:commentEx w15:paraId="6982CC32" w15:done="0"/>
  <w15:commentEx w15:paraId="59E09486" w15:done="0"/>
  <w15:commentEx w15:paraId="17AEBAEA" w15:done="0"/>
  <w15:commentEx w15:paraId="25455B81" w15:done="0"/>
  <w15:commentEx w15:paraId="70D43C0D" w15:done="0"/>
  <w15:commentEx w15:paraId="1910B6E9" w15:done="0"/>
  <w15:commentEx w15:paraId="3145C99C" w15:done="0"/>
  <w15:commentEx w15:paraId="5D542BA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24D76B" w14:textId="77777777" w:rsidR="00A13DA0" w:rsidRDefault="00A13DA0" w:rsidP="00F52FB7">
      <w:pPr>
        <w:spacing w:before="0" w:after="0" w:line="240" w:lineRule="auto"/>
      </w:pPr>
      <w:r>
        <w:separator/>
      </w:r>
    </w:p>
  </w:endnote>
  <w:endnote w:type="continuationSeparator" w:id="0">
    <w:p w14:paraId="7FEFA779" w14:textId="77777777" w:rsidR="00A13DA0" w:rsidRDefault="00A13DA0" w:rsidP="00F52F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959565"/>
      <w:docPartObj>
        <w:docPartGallery w:val="Page Numbers (Bottom of Page)"/>
        <w:docPartUnique/>
      </w:docPartObj>
    </w:sdtPr>
    <w:sdtContent>
      <w:p w14:paraId="7759162E" w14:textId="77777777" w:rsidR="0021530B" w:rsidRDefault="0021530B">
        <w:pPr>
          <w:pStyle w:val="Footer"/>
          <w:jc w:val="right"/>
        </w:pPr>
        <w:r>
          <w:t xml:space="preserve">Page | </w:t>
        </w:r>
        <w:r>
          <w:fldChar w:fldCharType="begin"/>
        </w:r>
        <w:r>
          <w:instrText xml:space="preserve"> PAGE   \* MERGEFORMAT </w:instrText>
        </w:r>
        <w:r>
          <w:fldChar w:fldCharType="separate"/>
        </w:r>
        <w:r w:rsidR="00396F6A">
          <w:rPr>
            <w:noProof/>
          </w:rPr>
          <w:t>17</w:t>
        </w:r>
        <w:r>
          <w:rPr>
            <w:noProof/>
          </w:rPr>
          <w:fldChar w:fldCharType="end"/>
        </w:r>
        <w:r>
          <w:t xml:space="preserve"> </w:t>
        </w:r>
      </w:p>
    </w:sdtContent>
  </w:sdt>
  <w:p w14:paraId="2FB4ECF4" w14:textId="77777777" w:rsidR="0021530B" w:rsidRDefault="002153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9FF124" w14:textId="77777777" w:rsidR="00A13DA0" w:rsidRDefault="00A13DA0" w:rsidP="00F52FB7">
      <w:pPr>
        <w:spacing w:before="0" w:after="0" w:line="240" w:lineRule="auto"/>
      </w:pPr>
      <w:r>
        <w:separator/>
      </w:r>
    </w:p>
  </w:footnote>
  <w:footnote w:type="continuationSeparator" w:id="0">
    <w:p w14:paraId="354B4592" w14:textId="77777777" w:rsidR="00A13DA0" w:rsidRDefault="00A13DA0" w:rsidP="00F52FB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aps/>
        <w:color w:val="17406D" w:themeColor="text2"/>
      </w:rPr>
      <w:alias w:val="Author"/>
      <w:tag w:val=""/>
      <w:id w:val="-1701008461"/>
      <w:placeholder>
        <w:docPart w:val="9B943465A7A943CA9BC4BFD51680BBD8"/>
      </w:placeholder>
      <w:dataBinding w:prefixMappings="xmlns:ns0='http://purl.org/dc/elements/1.1/' xmlns:ns1='http://schemas.openxmlformats.org/package/2006/metadata/core-properties' " w:xpath="/ns1:coreProperties[1]/ns0:creator[1]" w:storeItemID="{6C3C8BC8-F283-45AE-878A-BAB7291924A1}"/>
      <w:text/>
    </w:sdtPr>
    <w:sdtContent>
      <w:p w14:paraId="335D3156" w14:textId="77777777" w:rsidR="0021530B" w:rsidRDefault="0021530B">
        <w:pPr>
          <w:pStyle w:val="Header"/>
          <w:jc w:val="right"/>
          <w:rPr>
            <w:caps/>
            <w:color w:val="17406D" w:themeColor="text2"/>
          </w:rPr>
        </w:pPr>
        <w:r>
          <w:rPr>
            <w:caps/>
            <w:color w:val="17406D" w:themeColor="text2"/>
          </w:rPr>
          <w:t>MegaStorm Games</w:t>
        </w:r>
      </w:p>
    </w:sdtContent>
  </w:sdt>
  <w:p w14:paraId="193A6E5C" w14:textId="77777777" w:rsidR="0021530B" w:rsidRDefault="0021530B">
    <w:pPr>
      <w:pStyle w:val="Header"/>
      <w:jc w:val="right"/>
      <w:rPr>
        <w:caps/>
        <w:color w:val="17406D" w:themeColor="text2"/>
      </w:rPr>
    </w:pPr>
  </w:p>
  <w:p w14:paraId="71A88926" w14:textId="77777777" w:rsidR="0021530B" w:rsidRDefault="0021530B">
    <w:pPr>
      <w:pStyle w:val="Header"/>
      <w:jc w:val="center"/>
      <w:rPr>
        <w:color w:val="17406D" w:themeColor="text2"/>
      </w:rPr>
    </w:pPr>
    <w:sdt>
      <w:sdtPr>
        <w:rPr>
          <w:caps/>
          <w:color w:val="17406D" w:themeColor="text2"/>
        </w:rPr>
        <w:alias w:val="Title"/>
        <w:tag w:val=""/>
        <w:id w:val="-484788024"/>
        <w:placeholder>
          <w:docPart w:val="89A8C2CE1E4E41E59E68AD862A2E0BB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17406D" w:themeColor="text2"/>
          </w:rPr>
          <w:t>Micro Mayhem</w:t>
        </w:r>
      </w:sdtContent>
    </w:sdt>
  </w:p>
  <w:p w14:paraId="69A26CD1" w14:textId="77777777" w:rsidR="0021530B" w:rsidRDefault="002153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080F33"/>
    <w:multiLevelType w:val="hybridMultilevel"/>
    <w:tmpl w:val="8222D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BFF2BF7"/>
    <w:multiLevelType w:val="hybridMultilevel"/>
    <w:tmpl w:val="DDD003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F203EC6"/>
    <w:multiLevelType w:val="hybridMultilevel"/>
    <w:tmpl w:val="04AEC1E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09C6F23"/>
    <w:multiLevelType w:val="hybridMultilevel"/>
    <w:tmpl w:val="A05A0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5D65F7A"/>
    <w:multiLevelType w:val="hybridMultilevel"/>
    <w:tmpl w:val="31E2F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avin Baxter">
    <w15:presenceInfo w15:providerId="AD" w15:userId="S-1-5-21-610806798-4228767863-4088081109-71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DA1"/>
    <w:rsid w:val="00083D15"/>
    <w:rsid w:val="0021530B"/>
    <w:rsid w:val="0022605D"/>
    <w:rsid w:val="002927EB"/>
    <w:rsid w:val="0030044F"/>
    <w:rsid w:val="00306610"/>
    <w:rsid w:val="00367FEC"/>
    <w:rsid w:val="00396CFA"/>
    <w:rsid w:val="00396F6A"/>
    <w:rsid w:val="003A6EDC"/>
    <w:rsid w:val="003F7FFC"/>
    <w:rsid w:val="004064E4"/>
    <w:rsid w:val="00454505"/>
    <w:rsid w:val="00521B5B"/>
    <w:rsid w:val="00547B70"/>
    <w:rsid w:val="00554618"/>
    <w:rsid w:val="005A7BAA"/>
    <w:rsid w:val="005D0F72"/>
    <w:rsid w:val="00614056"/>
    <w:rsid w:val="00615564"/>
    <w:rsid w:val="006538DB"/>
    <w:rsid w:val="007B5257"/>
    <w:rsid w:val="007F17C1"/>
    <w:rsid w:val="008E792A"/>
    <w:rsid w:val="0090261F"/>
    <w:rsid w:val="009B31D6"/>
    <w:rsid w:val="009B3CB4"/>
    <w:rsid w:val="009F185F"/>
    <w:rsid w:val="00A027B5"/>
    <w:rsid w:val="00A04FDB"/>
    <w:rsid w:val="00A13DA0"/>
    <w:rsid w:val="00B02DED"/>
    <w:rsid w:val="00B13090"/>
    <w:rsid w:val="00B230E9"/>
    <w:rsid w:val="00B41E1C"/>
    <w:rsid w:val="00B729AC"/>
    <w:rsid w:val="00BA22A3"/>
    <w:rsid w:val="00BB1545"/>
    <w:rsid w:val="00BD395C"/>
    <w:rsid w:val="00C23378"/>
    <w:rsid w:val="00C57AC5"/>
    <w:rsid w:val="00CD2597"/>
    <w:rsid w:val="00CD2D6D"/>
    <w:rsid w:val="00D53526"/>
    <w:rsid w:val="00D77DA1"/>
    <w:rsid w:val="00D83E08"/>
    <w:rsid w:val="00D93AB0"/>
    <w:rsid w:val="00D96505"/>
    <w:rsid w:val="00DC59EE"/>
    <w:rsid w:val="00EA3822"/>
    <w:rsid w:val="00F44A89"/>
    <w:rsid w:val="00F52FB7"/>
    <w:rsid w:val="00FE56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69577"/>
  <w15:chartTrackingRefBased/>
  <w15:docId w15:val="{B452246F-0D64-438D-9C7B-91D4B2E8A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DA1"/>
  </w:style>
  <w:style w:type="paragraph" w:styleId="Heading1">
    <w:name w:val="heading 1"/>
    <w:basedOn w:val="Normal"/>
    <w:next w:val="Normal"/>
    <w:link w:val="Heading1Char"/>
    <w:uiPriority w:val="9"/>
    <w:qFormat/>
    <w:rsid w:val="00D77DA1"/>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77DA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77DA1"/>
    <w:p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unhideWhenUsed/>
    <w:qFormat/>
    <w:rsid w:val="00D77DA1"/>
    <w:p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unhideWhenUsed/>
    <w:qFormat/>
    <w:rsid w:val="00D77DA1"/>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semiHidden/>
    <w:unhideWhenUsed/>
    <w:qFormat/>
    <w:rsid w:val="00D77DA1"/>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D77DA1"/>
    <w:p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D77DA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7DA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7DA1"/>
    <w:pPr>
      <w:spacing w:after="0" w:line="240" w:lineRule="auto"/>
    </w:pPr>
  </w:style>
  <w:style w:type="character" w:customStyle="1" w:styleId="NoSpacingChar">
    <w:name w:val="No Spacing Char"/>
    <w:basedOn w:val="DefaultParagraphFont"/>
    <w:link w:val="NoSpacing"/>
    <w:uiPriority w:val="1"/>
    <w:rsid w:val="00D77DA1"/>
  </w:style>
  <w:style w:type="character" w:customStyle="1" w:styleId="Heading1Char">
    <w:name w:val="Heading 1 Char"/>
    <w:basedOn w:val="DefaultParagraphFont"/>
    <w:link w:val="Heading1"/>
    <w:uiPriority w:val="9"/>
    <w:rsid w:val="00D77DA1"/>
    <w:rPr>
      <w:caps/>
      <w:color w:val="FFFFFF" w:themeColor="background1"/>
      <w:spacing w:val="15"/>
      <w:sz w:val="22"/>
      <w:szCs w:val="22"/>
      <w:shd w:val="clear" w:color="auto" w:fill="0F6FC6" w:themeFill="accent1"/>
    </w:rPr>
  </w:style>
  <w:style w:type="paragraph" w:styleId="TOCHeading">
    <w:name w:val="TOC Heading"/>
    <w:basedOn w:val="Heading1"/>
    <w:next w:val="Normal"/>
    <w:uiPriority w:val="39"/>
    <w:unhideWhenUsed/>
    <w:qFormat/>
    <w:rsid w:val="00D77DA1"/>
    <w:pPr>
      <w:outlineLvl w:val="9"/>
    </w:pPr>
  </w:style>
  <w:style w:type="character" w:customStyle="1" w:styleId="Heading2Char">
    <w:name w:val="Heading 2 Char"/>
    <w:basedOn w:val="DefaultParagraphFont"/>
    <w:link w:val="Heading2"/>
    <w:uiPriority w:val="9"/>
    <w:rsid w:val="00D77DA1"/>
    <w:rPr>
      <w:caps/>
      <w:spacing w:val="15"/>
      <w:shd w:val="clear" w:color="auto" w:fill="C7E2FA" w:themeFill="accent1" w:themeFillTint="33"/>
    </w:rPr>
  </w:style>
  <w:style w:type="character" w:customStyle="1" w:styleId="Heading3Char">
    <w:name w:val="Heading 3 Char"/>
    <w:basedOn w:val="DefaultParagraphFont"/>
    <w:link w:val="Heading3"/>
    <w:uiPriority w:val="9"/>
    <w:rsid w:val="00D77DA1"/>
    <w:rPr>
      <w:caps/>
      <w:color w:val="073662" w:themeColor="accent1" w:themeShade="7F"/>
      <w:spacing w:val="15"/>
    </w:rPr>
  </w:style>
  <w:style w:type="character" w:customStyle="1" w:styleId="Heading4Char">
    <w:name w:val="Heading 4 Char"/>
    <w:basedOn w:val="DefaultParagraphFont"/>
    <w:link w:val="Heading4"/>
    <w:uiPriority w:val="9"/>
    <w:rsid w:val="00D77DA1"/>
    <w:rPr>
      <w:caps/>
      <w:color w:val="0B5294" w:themeColor="accent1" w:themeShade="BF"/>
      <w:spacing w:val="10"/>
    </w:rPr>
  </w:style>
  <w:style w:type="character" w:customStyle="1" w:styleId="Heading5Char">
    <w:name w:val="Heading 5 Char"/>
    <w:basedOn w:val="DefaultParagraphFont"/>
    <w:link w:val="Heading5"/>
    <w:uiPriority w:val="9"/>
    <w:rsid w:val="00D77DA1"/>
    <w:rPr>
      <w:caps/>
      <w:color w:val="0B5294" w:themeColor="accent1" w:themeShade="BF"/>
      <w:spacing w:val="10"/>
    </w:rPr>
  </w:style>
  <w:style w:type="character" w:customStyle="1" w:styleId="Heading6Char">
    <w:name w:val="Heading 6 Char"/>
    <w:basedOn w:val="DefaultParagraphFont"/>
    <w:link w:val="Heading6"/>
    <w:uiPriority w:val="9"/>
    <w:semiHidden/>
    <w:rsid w:val="00D77DA1"/>
    <w:rPr>
      <w:caps/>
      <w:color w:val="0B5294" w:themeColor="accent1" w:themeShade="BF"/>
      <w:spacing w:val="10"/>
    </w:rPr>
  </w:style>
  <w:style w:type="character" w:customStyle="1" w:styleId="Heading7Char">
    <w:name w:val="Heading 7 Char"/>
    <w:basedOn w:val="DefaultParagraphFont"/>
    <w:link w:val="Heading7"/>
    <w:uiPriority w:val="9"/>
    <w:semiHidden/>
    <w:rsid w:val="00D77DA1"/>
    <w:rPr>
      <w:caps/>
      <w:color w:val="0B5294" w:themeColor="accent1" w:themeShade="BF"/>
      <w:spacing w:val="10"/>
    </w:rPr>
  </w:style>
  <w:style w:type="character" w:customStyle="1" w:styleId="Heading8Char">
    <w:name w:val="Heading 8 Char"/>
    <w:basedOn w:val="DefaultParagraphFont"/>
    <w:link w:val="Heading8"/>
    <w:uiPriority w:val="9"/>
    <w:semiHidden/>
    <w:rsid w:val="00D77DA1"/>
    <w:rPr>
      <w:caps/>
      <w:spacing w:val="10"/>
      <w:sz w:val="18"/>
      <w:szCs w:val="18"/>
    </w:rPr>
  </w:style>
  <w:style w:type="character" w:customStyle="1" w:styleId="Heading9Char">
    <w:name w:val="Heading 9 Char"/>
    <w:basedOn w:val="DefaultParagraphFont"/>
    <w:link w:val="Heading9"/>
    <w:uiPriority w:val="9"/>
    <w:semiHidden/>
    <w:rsid w:val="00D77DA1"/>
    <w:rPr>
      <w:i/>
      <w:iCs/>
      <w:caps/>
      <w:spacing w:val="10"/>
      <w:sz w:val="18"/>
      <w:szCs w:val="18"/>
    </w:rPr>
  </w:style>
  <w:style w:type="paragraph" w:styleId="Caption">
    <w:name w:val="caption"/>
    <w:basedOn w:val="Normal"/>
    <w:next w:val="Normal"/>
    <w:uiPriority w:val="35"/>
    <w:unhideWhenUsed/>
    <w:qFormat/>
    <w:rsid w:val="00D77DA1"/>
    <w:rPr>
      <w:b/>
      <w:bCs/>
      <w:color w:val="0B5294" w:themeColor="accent1" w:themeShade="BF"/>
      <w:sz w:val="16"/>
      <w:szCs w:val="16"/>
    </w:rPr>
  </w:style>
  <w:style w:type="paragraph" w:styleId="Title">
    <w:name w:val="Title"/>
    <w:basedOn w:val="Normal"/>
    <w:next w:val="Normal"/>
    <w:link w:val="TitleChar"/>
    <w:uiPriority w:val="10"/>
    <w:qFormat/>
    <w:rsid w:val="00D77DA1"/>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leChar">
    <w:name w:val="Title Char"/>
    <w:basedOn w:val="DefaultParagraphFont"/>
    <w:link w:val="Title"/>
    <w:uiPriority w:val="10"/>
    <w:rsid w:val="00D77DA1"/>
    <w:rPr>
      <w:rFonts w:asciiTheme="majorHAnsi" w:eastAsiaTheme="majorEastAsia" w:hAnsiTheme="majorHAnsi" w:cstheme="majorBidi"/>
      <w:caps/>
      <w:color w:val="0F6FC6" w:themeColor="accent1"/>
      <w:spacing w:val="10"/>
      <w:sz w:val="52"/>
      <w:szCs w:val="52"/>
    </w:rPr>
  </w:style>
  <w:style w:type="paragraph" w:styleId="Subtitle">
    <w:name w:val="Subtitle"/>
    <w:basedOn w:val="Normal"/>
    <w:next w:val="Normal"/>
    <w:link w:val="SubtitleChar"/>
    <w:uiPriority w:val="11"/>
    <w:qFormat/>
    <w:rsid w:val="00D77DA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7DA1"/>
    <w:rPr>
      <w:caps/>
      <w:color w:val="595959" w:themeColor="text1" w:themeTint="A6"/>
      <w:spacing w:val="10"/>
      <w:sz w:val="21"/>
      <w:szCs w:val="21"/>
    </w:rPr>
  </w:style>
  <w:style w:type="character" w:styleId="Strong">
    <w:name w:val="Strong"/>
    <w:uiPriority w:val="22"/>
    <w:qFormat/>
    <w:rsid w:val="00D77DA1"/>
    <w:rPr>
      <w:b/>
      <w:bCs/>
    </w:rPr>
  </w:style>
  <w:style w:type="character" w:styleId="Emphasis">
    <w:name w:val="Emphasis"/>
    <w:uiPriority w:val="20"/>
    <w:qFormat/>
    <w:rsid w:val="00D77DA1"/>
    <w:rPr>
      <w:caps/>
      <w:color w:val="073662" w:themeColor="accent1" w:themeShade="7F"/>
      <w:spacing w:val="5"/>
    </w:rPr>
  </w:style>
  <w:style w:type="paragraph" w:styleId="Quote">
    <w:name w:val="Quote"/>
    <w:basedOn w:val="Normal"/>
    <w:next w:val="Normal"/>
    <w:link w:val="QuoteChar"/>
    <w:uiPriority w:val="29"/>
    <w:qFormat/>
    <w:rsid w:val="00D77DA1"/>
    <w:rPr>
      <w:i/>
      <w:iCs/>
      <w:sz w:val="24"/>
      <w:szCs w:val="24"/>
    </w:rPr>
  </w:style>
  <w:style w:type="character" w:customStyle="1" w:styleId="QuoteChar">
    <w:name w:val="Quote Char"/>
    <w:basedOn w:val="DefaultParagraphFont"/>
    <w:link w:val="Quote"/>
    <w:uiPriority w:val="29"/>
    <w:rsid w:val="00D77DA1"/>
    <w:rPr>
      <w:i/>
      <w:iCs/>
      <w:sz w:val="24"/>
      <w:szCs w:val="24"/>
    </w:rPr>
  </w:style>
  <w:style w:type="paragraph" w:styleId="IntenseQuote">
    <w:name w:val="Intense Quote"/>
    <w:basedOn w:val="Normal"/>
    <w:next w:val="Normal"/>
    <w:link w:val="IntenseQuoteChar"/>
    <w:uiPriority w:val="30"/>
    <w:qFormat/>
    <w:rsid w:val="00D77DA1"/>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D77DA1"/>
    <w:rPr>
      <w:color w:val="0F6FC6" w:themeColor="accent1"/>
      <w:sz w:val="24"/>
      <w:szCs w:val="24"/>
    </w:rPr>
  </w:style>
  <w:style w:type="character" w:styleId="SubtleEmphasis">
    <w:name w:val="Subtle Emphasis"/>
    <w:uiPriority w:val="19"/>
    <w:qFormat/>
    <w:rsid w:val="00D77DA1"/>
    <w:rPr>
      <w:i/>
      <w:iCs/>
      <w:color w:val="073662" w:themeColor="accent1" w:themeShade="7F"/>
    </w:rPr>
  </w:style>
  <w:style w:type="character" w:styleId="IntenseEmphasis">
    <w:name w:val="Intense Emphasis"/>
    <w:uiPriority w:val="21"/>
    <w:qFormat/>
    <w:rsid w:val="00D77DA1"/>
    <w:rPr>
      <w:b/>
      <w:bCs/>
      <w:caps/>
      <w:color w:val="073662" w:themeColor="accent1" w:themeShade="7F"/>
      <w:spacing w:val="10"/>
    </w:rPr>
  </w:style>
  <w:style w:type="character" w:styleId="SubtleReference">
    <w:name w:val="Subtle Reference"/>
    <w:uiPriority w:val="31"/>
    <w:qFormat/>
    <w:rsid w:val="00D77DA1"/>
    <w:rPr>
      <w:b/>
      <w:bCs/>
      <w:color w:val="0F6FC6" w:themeColor="accent1"/>
    </w:rPr>
  </w:style>
  <w:style w:type="character" w:styleId="IntenseReference">
    <w:name w:val="Intense Reference"/>
    <w:uiPriority w:val="32"/>
    <w:qFormat/>
    <w:rsid w:val="00D77DA1"/>
    <w:rPr>
      <w:b/>
      <w:bCs/>
      <w:i/>
      <w:iCs/>
      <w:caps/>
      <w:color w:val="0F6FC6" w:themeColor="accent1"/>
    </w:rPr>
  </w:style>
  <w:style w:type="character" w:styleId="BookTitle">
    <w:name w:val="Book Title"/>
    <w:uiPriority w:val="33"/>
    <w:qFormat/>
    <w:rsid w:val="00D77DA1"/>
    <w:rPr>
      <w:b/>
      <w:bCs/>
      <w:i/>
      <w:iCs/>
      <w:spacing w:val="0"/>
    </w:rPr>
  </w:style>
  <w:style w:type="paragraph" w:styleId="TOC1">
    <w:name w:val="toc 1"/>
    <w:basedOn w:val="Normal"/>
    <w:next w:val="Normal"/>
    <w:autoRedefine/>
    <w:uiPriority w:val="39"/>
    <w:unhideWhenUsed/>
    <w:rsid w:val="00F52FB7"/>
    <w:pPr>
      <w:spacing w:after="100"/>
    </w:pPr>
  </w:style>
  <w:style w:type="paragraph" w:styleId="TOC2">
    <w:name w:val="toc 2"/>
    <w:basedOn w:val="Normal"/>
    <w:next w:val="Normal"/>
    <w:autoRedefine/>
    <w:uiPriority w:val="39"/>
    <w:unhideWhenUsed/>
    <w:rsid w:val="00F52FB7"/>
    <w:pPr>
      <w:spacing w:after="100"/>
      <w:ind w:left="200"/>
    </w:pPr>
  </w:style>
  <w:style w:type="paragraph" w:styleId="TOC3">
    <w:name w:val="toc 3"/>
    <w:basedOn w:val="Normal"/>
    <w:next w:val="Normal"/>
    <w:autoRedefine/>
    <w:uiPriority w:val="39"/>
    <w:unhideWhenUsed/>
    <w:rsid w:val="00F52FB7"/>
    <w:pPr>
      <w:spacing w:after="100"/>
      <w:ind w:left="400"/>
    </w:pPr>
  </w:style>
  <w:style w:type="character" w:styleId="Hyperlink">
    <w:name w:val="Hyperlink"/>
    <w:basedOn w:val="DefaultParagraphFont"/>
    <w:uiPriority w:val="99"/>
    <w:unhideWhenUsed/>
    <w:rsid w:val="00F52FB7"/>
    <w:rPr>
      <w:color w:val="F49100" w:themeColor="hyperlink"/>
      <w:u w:val="single"/>
    </w:rPr>
  </w:style>
  <w:style w:type="paragraph" w:styleId="Header">
    <w:name w:val="header"/>
    <w:basedOn w:val="Normal"/>
    <w:link w:val="HeaderChar"/>
    <w:uiPriority w:val="99"/>
    <w:unhideWhenUsed/>
    <w:rsid w:val="00F52FB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52FB7"/>
  </w:style>
  <w:style w:type="paragraph" w:styleId="Footer">
    <w:name w:val="footer"/>
    <w:basedOn w:val="Normal"/>
    <w:link w:val="FooterChar"/>
    <w:uiPriority w:val="99"/>
    <w:unhideWhenUsed/>
    <w:rsid w:val="00F52FB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52FB7"/>
  </w:style>
  <w:style w:type="character" w:styleId="PlaceholderText">
    <w:name w:val="Placeholder Text"/>
    <w:basedOn w:val="DefaultParagraphFont"/>
    <w:uiPriority w:val="99"/>
    <w:semiHidden/>
    <w:rsid w:val="00F52FB7"/>
    <w:rPr>
      <w:color w:val="808080"/>
    </w:rPr>
  </w:style>
  <w:style w:type="paragraph" w:styleId="ListParagraph">
    <w:name w:val="List Paragraph"/>
    <w:basedOn w:val="Normal"/>
    <w:uiPriority w:val="34"/>
    <w:qFormat/>
    <w:rsid w:val="00454505"/>
    <w:pPr>
      <w:ind w:left="720"/>
      <w:contextualSpacing/>
    </w:pPr>
  </w:style>
  <w:style w:type="table" w:styleId="TableGrid">
    <w:name w:val="Table Grid"/>
    <w:basedOn w:val="TableNormal"/>
    <w:uiPriority w:val="39"/>
    <w:rsid w:val="0022605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93AB0"/>
    <w:rPr>
      <w:sz w:val="16"/>
      <w:szCs w:val="16"/>
    </w:rPr>
  </w:style>
  <w:style w:type="paragraph" w:styleId="CommentText">
    <w:name w:val="annotation text"/>
    <w:basedOn w:val="Normal"/>
    <w:link w:val="CommentTextChar"/>
    <w:uiPriority w:val="99"/>
    <w:semiHidden/>
    <w:unhideWhenUsed/>
    <w:rsid w:val="00D93AB0"/>
    <w:pPr>
      <w:spacing w:line="240" w:lineRule="auto"/>
    </w:pPr>
  </w:style>
  <w:style w:type="character" w:customStyle="1" w:styleId="CommentTextChar">
    <w:name w:val="Comment Text Char"/>
    <w:basedOn w:val="DefaultParagraphFont"/>
    <w:link w:val="CommentText"/>
    <w:uiPriority w:val="99"/>
    <w:semiHidden/>
    <w:rsid w:val="00D93AB0"/>
  </w:style>
  <w:style w:type="paragraph" w:styleId="CommentSubject">
    <w:name w:val="annotation subject"/>
    <w:basedOn w:val="CommentText"/>
    <w:next w:val="CommentText"/>
    <w:link w:val="CommentSubjectChar"/>
    <w:uiPriority w:val="99"/>
    <w:semiHidden/>
    <w:unhideWhenUsed/>
    <w:rsid w:val="00D93AB0"/>
    <w:rPr>
      <w:b/>
      <w:bCs/>
    </w:rPr>
  </w:style>
  <w:style w:type="character" w:customStyle="1" w:styleId="CommentSubjectChar">
    <w:name w:val="Comment Subject Char"/>
    <w:basedOn w:val="CommentTextChar"/>
    <w:link w:val="CommentSubject"/>
    <w:uiPriority w:val="99"/>
    <w:semiHidden/>
    <w:rsid w:val="00D93AB0"/>
    <w:rPr>
      <w:b/>
      <w:bCs/>
    </w:rPr>
  </w:style>
  <w:style w:type="paragraph" w:styleId="BalloonText">
    <w:name w:val="Balloon Text"/>
    <w:basedOn w:val="Normal"/>
    <w:link w:val="BalloonTextChar"/>
    <w:uiPriority w:val="99"/>
    <w:semiHidden/>
    <w:unhideWhenUsed/>
    <w:rsid w:val="00D93AB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AB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916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jpg"/><Relationship Id="rId17" Type="http://schemas.microsoft.com/office/2011/relationships/commentsExtended" Target="commentsExtended.xm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B943465A7A943CA9BC4BFD51680BBD8"/>
        <w:category>
          <w:name w:val="General"/>
          <w:gallery w:val="placeholder"/>
        </w:category>
        <w:types>
          <w:type w:val="bbPlcHdr"/>
        </w:types>
        <w:behaviors>
          <w:behavior w:val="content"/>
        </w:behaviors>
        <w:guid w:val="{2B482084-AF93-4D55-94DB-D589D9C5C49A}"/>
      </w:docPartPr>
      <w:docPartBody>
        <w:p w:rsidR="00237C6D" w:rsidRDefault="00237C6D" w:rsidP="00237C6D">
          <w:pPr>
            <w:pStyle w:val="9B943465A7A943CA9BC4BFD51680BBD8"/>
          </w:pPr>
          <w:r>
            <w:rPr>
              <w:rStyle w:val="PlaceholderText"/>
            </w:rPr>
            <w:t>[Author name]</w:t>
          </w:r>
        </w:p>
      </w:docPartBody>
    </w:docPart>
    <w:docPart>
      <w:docPartPr>
        <w:name w:val="89A8C2CE1E4E41E59E68AD862A2E0BB4"/>
        <w:category>
          <w:name w:val="General"/>
          <w:gallery w:val="placeholder"/>
        </w:category>
        <w:types>
          <w:type w:val="bbPlcHdr"/>
        </w:types>
        <w:behaviors>
          <w:behavior w:val="content"/>
        </w:behaviors>
        <w:guid w:val="{457206AC-E485-410D-A7A0-DC63C1C1F7A0}"/>
      </w:docPartPr>
      <w:docPartBody>
        <w:p w:rsidR="00237C6D" w:rsidRDefault="00237C6D" w:rsidP="00237C6D">
          <w:pPr>
            <w:pStyle w:val="89A8C2CE1E4E41E59E68AD862A2E0BB4"/>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C6D"/>
    <w:rsid w:val="00103D66"/>
    <w:rsid w:val="00237C6D"/>
    <w:rsid w:val="005641AB"/>
    <w:rsid w:val="0056658C"/>
    <w:rsid w:val="00A4378E"/>
    <w:rsid w:val="00B676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7C6D"/>
    <w:rPr>
      <w:color w:val="808080"/>
    </w:rPr>
  </w:style>
  <w:style w:type="paragraph" w:customStyle="1" w:styleId="9B943465A7A943CA9BC4BFD51680BBD8">
    <w:name w:val="9B943465A7A943CA9BC4BFD51680BBD8"/>
    <w:rsid w:val="00237C6D"/>
  </w:style>
  <w:style w:type="paragraph" w:customStyle="1" w:styleId="2C23403D9D5A4598986796053F91772D">
    <w:name w:val="2C23403D9D5A4598986796053F91772D"/>
    <w:rsid w:val="00237C6D"/>
  </w:style>
  <w:style w:type="paragraph" w:customStyle="1" w:styleId="89A8C2CE1E4E41E59E68AD862A2E0BB4">
    <w:name w:val="89A8C2CE1E4E41E59E68AD862A2E0BB4"/>
    <w:rsid w:val="00237C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Ross McDade &amp; Alasdair Hendry</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A70C45-9D88-421D-93B0-DD19679DB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3404</Words>
  <Characters>19406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Micro Mayhem</vt:lpstr>
    </vt:vector>
  </TitlesOfParts>
  <Company>University Of The West Of Scotland</Company>
  <LinksUpToDate>false</LinksUpToDate>
  <CharactersWithSpaces>22765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Mayhem</dc:title>
  <dc:subject>Games Design Document</dc:subject>
  <dc:creator>MegaStorm Games</dc:creator>
  <cp:keywords/>
  <dc:description/>
  <cp:lastModifiedBy>Gavin Baxter</cp:lastModifiedBy>
  <cp:revision>2</cp:revision>
  <dcterms:created xsi:type="dcterms:W3CDTF">2017-11-10T13:02:00Z</dcterms:created>
  <dcterms:modified xsi:type="dcterms:W3CDTF">2017-11-10T13:02:00Z</dcterms:modified>
</cp:coreProperties>
</file>